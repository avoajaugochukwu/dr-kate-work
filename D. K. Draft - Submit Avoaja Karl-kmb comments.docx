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4120" w:rsidRPr="00FE5766" w:rsidRDefault="001C4120" w:rsidP="001C4120">
      <w:pPr>
        <w:spacing w:line="360" w:lineRule="auto"/>
        <w:jc w:val="center"/>
        <w:rPr>
          <w:rFonts w:ascii="Segoe UI Light" w:hAnsi="Segoe UI Light"/>
          <w:b/>
          <w:sz w:val="48"/>
          <w:szCs w:val="26"/>
        </w:rPr>
      </w:pPr>
      <w:r w:rsidRPr="00FE5766">
        <w:rPr>
          <w:rFonts w:ascii="Segoe UI Light" w:hAnsi="Segoe UI Light"/>
          <w:b/>
          <w:sz w:val="48"/>
          <w:szCs w:val="26"/>
        </w:rPr>
        <w:t>ABSTRACT</w:t>
      </w:r>
    </w:p>
    <w:p w:rsidR="001C4120" w:rsidRPr="005203F2" w:rsidRDefault="001C4120" w:rsidP="001C4120">
      <w:pPr>
        <w:spacing w:line="360" w:lineRule="auto"/>
        <w:jc w:val="both"/>
        <w:rPr>
          <w:rFonts w:ascii="Segoe UI Light" w:hAnsi="Segoe UI Light"/>
          <w:sz w:val="26"/>
          <w:szCs w:val="26"/>
        </w:rPr>
      </w:pPr>
      <w:r w:rsidRPr="005203F2">
        <w:rPr>
          <w:rFonts w:ascii="Segoe UI Light" w:hAnsi="Segoe UI Light"/>
          <w:sz w:val="26"/>
          <w:szCs w:val="26"/>
        </w:rPr>
        <w:t>This project highlights the need in the Nigeria fashion industry for efficient tailoring services for traditional attire. I propose an online portal that allows clients to design clothing by selecting their preferred fabric and style. This process removes the apprehension from choosing fabric and dealing with tailors.</w:t>
      </w:r>
    </w:p>
    <w:p w:rsidR="001C4120" w:rsidRPr="005203F2" w:rsidRDefault="001C4120" w:rsidP="001C4120">
      <w:pPr>
        <w:spacing w:line="360" w:lineRule="auto"/>
        <w:jc w:val="both"/>
        <w:rPr>
          <w:rFonts w:ascii="Segoe UI Light" w:hAnsi="Segoe UI Light"/>
          <w:sz w:val="26"/>
          <w:szCs w:val="26"/>
        </w:rPr>
      </w:pPr>
      <w:r w:rsidRPr="005203F2">
        <w:rPr>
          <w:rFonts w:ascii="Segoe UI Light" w:hAnsi="Segoe UI Light"/>
          <w:sz w:val="26"/>
          <w:szCs w:val="26"/>
        </w:rPr>
        <w:t>Tailors are notorious for their inconsistency and missed deadlines, but there are a lot of dedicated tailors in Nigeria</w:t>
      </w:r>
      <w:ins w:id="0" w:author="Kate" w:date="2015-02-22T19:24:00Z">
        <w:r w:rsidR="00C712A5">
          <w:rPr>
            <w:rFonts w:ascii="Segoe UI Light" w:hAnsi="Segoe UI Light"/>
            <w:sz w:val="26"/>
            <w:szCs w:val="26"/>
          </w:rPr>
          <w:t xml:space="preserve">. </w:t>
        </w:r>
        <w:proofErr w:type="spellStart"/>
        <w:r w:rsidR="00C712A5">
          <w:rPr>
            <w:rFonts w:ascii="Segoe UI Light" w:hAnsi="Segoe UI Light"/>
            <w:sz w:val="26"/>
            <w:szCs w:val="26"/>
          </w:rPr>
          <w:t>T</w:t>
        </w:r>
      </w:ins>
      <w:del w:id="1" w:author="Kate" w:date="2015-02-22T19:24:00Z">
        <w:r w:rsidRPr="005203F2" w:rsidDel="00C712A5">
          <w:rPr>
            <w:rFonts w:ascii="Segoe UI Light" w:hAnsi="Segoe UI Light"/>
            <w:sz w:val="26"/>
            <w:szCs w:val="26"/>
          </w:rPr>
          <w:delText>,</w:delText>
        </w:r>
      </w:del>
      <w:r w:rsidRPr="005203F2">
        <w:rPr>
          <w:rFonts w:ascii="Segoe UI Light" w:hAnsi="Segoe UI Light"/>
          <w:sz w:val="26"/>
          <w:szCs w:val="26"/>
        </w:rPr>
        <w:t xml:space="preserve"> </w:t>
      </w:r>
      <w:del w:id="2" w:author="Kate" w:date="2015-02-22T19:24:00Z">
        <w:r w:rsidRPr="005203F2" w:rsidDel="00C712A5">
          <w:rPr>
            <w:rFonts w:ascii="Segoe UI Light" w:hAnsi="Segoe UI Light"/>
            <w:sz w:val="26"/>
            <w:szCs w:val="26"/>
          </w:rPr>
          <w:delText>t</w:delText>
        </w:r>
      </w:del>
      <w:r w:rsidRPr="005203F2">
        <w:rPr>
          <w:rFonts w:ascii="Segoe UI Light" w:hAnsi="Segoe UI Light"/>
          <w:sz w:val="26"/>
          <w:szCs w:val="26"/>
        </w:rPr>
        <w:t>he</w:t>
      </w:r>
      <w:proofErr w:type="spellEnd"/>
      <w:r w:rsidRPr="005203F2">
        <w:rPr>
          <w:rFonts w:ascii="Segoe UI Light" w:hAnsi="Segoe UI Light"/>
          <w:sz w:val="26"/>
          <w:szCs w:val="26"/>
        </w:rPr>
        <w:t xml:space="preserve"> challenge is getting to them. </w:t>
      </w:r>
      <w:ins w:id="3" w:author="Kate" w:date="2015-02-22T19:24:00Z">
        <w:r w:rsidR="00C712A5">
          <w:rPr>
            <w:rFonts w:ascii="Segoe UI Light" w:hAnsi="Segoe UI Light"/>
            <w:sz w:val="26"/>
            <w:szCs w:val="26"/>
          </w:rPr>
          <w:t xml:space="preserve">Explain. </w:t>
        </w:r>
      </w:ins>
      <w:del w:id="4" w:author="Kate" w:date="2015-02-22T19:25:00Z">
        <w:r w:rsidRPr="005203F2" w:rsidDel="00C712A5">
          <w:rPr>
            <w:rFonts w:ascii="Segoe UI Light" w:hAnsi="Segoe UI Light"/>
            <w:sz w:val="26"/>
            <w:szCs w:val="26"/>
          </w:rPr>
          <w:delText xml:space="preserve">Prospective clients might also be limited by location or time. </w:delText>
        </w:r>
      </w:del>
      <w:r w:rsidRPr="001C4120">
        <w:rPr>
          <w:rFonts w:ascii="Segoe UI Light" w:hAnsi="Segoe UI Light"/>
          <w:b/>
          <w:sz w:val="26"/>
          <w:szCs w:val="26"/>
        </w:rPr>
        <w:t>Suave Stitches</w:t>
      </w:r>
      <w:r>
        <w:rPr>
          <w:rFonts w:ascii="Segoe UI Light" w:hAnsi="Segoe UI Light"/>
          <w:sz w:val="26"/>
          <w:szCs w:val="26"/>
        </w:rPr>
        <w:t xml:space="preserve"> </w:t>
      </w:r>
      <w:commentRangeStart w:id="5"/>
      <w:del w:id="6" w:author="Kate" w:date="2015-02-22T19:25:00Z">
        <w:r w:rsidRPr="005203F2" w:rsidDel="00C712A5">
          <w:rPr>
            <w:rFonts w:ascii="Segoe UI Light" w:hAnsi="Segoe UI Light"/>
            <w:sz w:val="26"/>
            <w:szCs w:val="26"/>
          </w:rPr>
          <w:delText>will</w:delText>
        </w:r>
      </w:del>
      <w:commentRangeEnd w:id="5"/>
      <w:r w:rsidR="00C712A5">
        <w:rPr>
          <w:rStyle w:val="CommentReference"/>
        </w:rPr>
        <w:commentReference w:id="5"/>
      </w:r>
      <w:del w:id="7" w:author="Kate" w:date="2015-02-22T19:25:00Z">
        <w:r w:rsidRPr="005203F2" w:rsidDel="00C712A5">
          <w:rPr>
            <w:rFonts w:ascii="Segoe UI Light" w:hAnsi="Segoe UI Light"/>
            <w:sz w:val="26"/>
            <w:szCs w:val="26"/>
          </w:rPr>
          <w:delText xml:space="preserve"> </w:delText>
        </w:r>
      </w:del>
      <w:r w:rsidRPr="005203F2">
        <w:rPr>
          <w:rFonts w:ascii="Segoe UI Light" w:hAnsi="Segoe UI Light"/>
          <w:sz w:val="26"/>
          <w:szCs w:val="26"/>
        </w:rPr>
        <w:t>use</w:t>
      </w:r>
      <w:ins w:id="8" w:author="Kate" w:date="2015-02-22T19:25:00Z">
        <w:r w:rsidR="00C712A5">
          <w:rPr>
            <w:rFonts w:ascii="Segoe UI Light" w:hAnsi="Segoe UI Light"/>
            <w:sz w:val="26"/>
            <w:szCs w:val="26"/>
          </w:rPr>
          <w:t>s</w:t>
        </w:r>
      </w:ins>
      <w:r w:rsidRPr="005203F2">
        <w:rPr>
          <w:rFonts w:ascii="Segoe UI Light" w:hAnsi="Segoe UI Light"/>
          <w:sz w:val="26"/>
          <w:szCs w:val="26"/>
        </w:rPr>
        <w:t xml:space="preserve"> </w:t>
      </w:r>
      <w:ins w:id="9" w:author="Kate" w:date="2015-02-22T19:25:00Z">
        <w:r w:rsidR="00C712A5">
          <w:rPr>
            <w:rFonts w:ascii="Segoe UI Light" w:hAnsi="Segoe UI Light"/>
            <w:sz w:val="26"/>
            <w:szCs w:val="26"/>
          </w:rPr>
          <w:t xml:space="preserve">new </w:t>
        </w:r>
      </w:ins>
      <w:r w:rsidRPr="005203F2">
        <w:rPr>
          <w:rFonts w:ascii="Segoe UI Light" w:hAnsi="Segoe UI Light"/>
          <w:sz w:val="26"/>
          <w:szCs w:val="26"/>
        </w:rPr>
        <w:t xml:space="preserve">technology to </w:t>
      </w:r>
      <w:del w:id="10" w:author="Kate" w:date="2015-02-22T19:26:00Z">
        <w:r w:rsidRPr="005203F2" w:rsidDel="00C712A5">
          <w:rPr>
            <w:rFonts w:ascii="Segoe UI Light" w:hAnsi="Segoe UI Light"/>
            <w:sz w:val="26"/>
            <w:szCs w:val="26"/>
          </w:rPr>
          <w:delText xml:space="preserve">bridge that gap, </w:delText>
        </w:r>
      </w:del>
      <w:ins w:id="11" w:author="Kate" w:date="2015-02-22T19:26:00Z">
        <w:r w:rsidR="00C712A5">
          <w:rPr>
            <w:rFonts w:ascii="Segoe UI Light" w:hAnsi="Segoe UI Light"/>
            <w:sz w:val="26"/>
            <w:szCs w:val="26"/>
          </w:rPr>
          <w:t xml:space="preserve">identify </w:t>
        </w:r>
      </w:ins>
      <w:del w:id="12" w:author="Kate" w:date="2015-02-22T19:26:00Z">
        <w:r w:rsidRPr="005203F2" w:rsidDel="00C712A5">
          <w:rPr>
            <w:rFonts w:ascii="Segoe UI Light" w:hAnsi="Segoe UI Light"/>
            <w:sz w:val="26"/>
            <w:szCs w:val="26"/>
          </w:rPr>
          <w:delText xml:space="preserve">working with selected </w:delText>
        </w:r>
      </w:del>
      <w:ins w:id="13" w:author="Kate" w:date="2015-02-22T19:26:00Z">
        <w:r w:rsidR="00C712A5">
          <w:rPr>
            <w:rFonts w:ascii="Segoe UI Light" w:hAnsi="Segoe UI Light"/>
            <w:sz w:val="26"/>
            <w:szCs w:val="26"/>
          </w:rPr>
          <w:t>high-</w:t>
        </w:r>
        <w:proofErr w:type="gramStart"/>
        <w:r w:rsidR="00C712A5">
          <w:rPr>
            <w:rFonts w:ascii="Segoe UI Light" w:hAnsi="Segoe UI Light"/>
            <w:sz w:val="26"/>
            <w:szCs w:val="26"/>
          </w:rPr>
          <w:t>quality,</w:t>
        </w:r>
        <w:proofErr w:type="gramEnd"/>
        <w:r w:rsidR="00C712A5">
          <w:rPr>
            <w:rFonts w:ascii="Segoe UI Light" w:hAnsi="Segoe UI Light"/>
            <w:sz w:val="26"/>
            <w:szCs w:val="26"/>
          </w:rPr>
          <w:t xml:space="preserve"> dependable </w:t>
        </w:r>
      </w:ins>
      <w:r w:rsidRPr="005203F2">
        <w:rPr>
          <w:rFonts w:ascii="Segoe UI Light" w:hAnsi="Segoe UI Light"/>
          <w:sz w:val="26"/>
          <w:szCs w:val="26"/>
        </w:rPr>
        <w:t xml:space="preserve">tailors </w:t>
      </w:r>
      <w:ins w:id="14" w:author="Kate" w:date="2015-02-22T19:26:00Z">
        <w:r w:rsidR="00C712A5">
          <w:rPr>
            <w:rFonts w:ascii="Segoe UI Light" w:hAnsi="Segoe UI Light"/>
            <w:sz w:val="26"/>
            <w:szCs w:val="26"/>
          </w:rPr>
          <w:t xml:space="preserve">who </w:t>
        </w:r>
      </w:ins>
      <w:del w:id="15" w:author="Kate" w:date="2015-02-22T19:26:00Z">
        <w:r w:rsidRPr="005203F2" w:rsidDel="00C712A5">
          <w:rPr>
            <w:rFonts w:ascii="Segoe UI Light" w:hAnsi="Segoe UI Light"/>
            <w:sz w:val="26"/>
            <w:szCs w:val="26"/>
          </w:rPr>
          <w:delText xml:space="preserve">to </w:delText>
        </w:r>
      </w:del>
      <w:r w:rsidRPr="005203F2">
        <w:rPr>
          <w:rFonts w:ascii="Segoe UI Light" w:hAnsi="Segoe UI Light"/>
          <w:sz w:val="26"/>
          <w:szCs w:val="26"/>
        </w:rPr>
        <w:t xml:space="preserve">offer </w:t>
      </w:r>
      <w:del w:id="16" w:author="Kate" w:date="2015-02-22T19:26:00Z">
        <w:r w:rsidRPr="005203F2" w:rsidDel="00C712A5">
          <w:rPr>
            <w:rFonts w:ascii="Segoe UI Light" w:hAnsi="Segoe UI Light"/>
            <w:sz w:val="26"/>
            <w:szCs w:val="26"/>
          </w:rPr>
          <w:delText xml:space="preserve">a richer </w:delText>
        </w:r>
      </w:del>
      <w:ins w:id="17" w:author="Kate" w:date="2015-02-22T19:26:00Z">
        <w:r w:rsidR="00C712A5">
          <w:rPr>
            <w:rFonts w:ascii="Segoe UI Light" w:hAnsi="Segoe UI Light"/>
            <w:sz w:val="26"/>
            <w:szCs w:val="26"/>
          </w:rPr>
          <w:t>clients ….</w:t>
        </w:r>
      </w:ins>
      <w:del w:id="18" w:author="Kate" w:date="2015-02-22T19:26:00Z">
        <w:r w:rsidRPr="005203F2" w:rsidDel="00C712A5">
          <w:rPr>
            <w:rFonts w:ascii="Segoe UI Light" w:hAnsi="Segoe UI Light"/>
            <w:sz w:val="26"/>
            <w:szCs w:val="26"/>
          </w:rPr>
          <w:delText>outfitting experience within a reasonable time frame.</w:delText>
        </w:r>
      </w:del>
    </w:p>
    <w:p w:rsidR="001C4120" w:rsidRPr="005203F2" w:rsidRDefault="001C4120" w:rsidP="001C4120">
      <w:pPr>
        <w:spacing w:line="360" w:lineRule="auto"/>
        <w:jc w:val="both"/>
        <w:rPr>
          <w:rFonts w:ascii="Segoe UI Light" w:hAnsi="Segoe UI Light"/>
          <w:sz w:val="26"/>
          <w:szCs w:val="26"/>
        </w:rPr>
      </w:pPr>
    </w:p>
    <w:p w:rsidR="001C4120" w:rsidRPr="005203F2" w:rsidRDefault="001C4120" w:rsidP="001C4120">
      <w:pPr>
        <w:spacing w:line="360" w:lineRule="auto"/>
        <w:rPr>
          <w:rFonts w:ascii="Segoe UI Light" w:hAnsi="Segoe UI Light"/>
          <w:sz w:val="26"/>
          <w:szCs w:val="26"/>
        </w:rPr>
      </w:pPr>
    </w:p>
    <w:p w:rsidR="001C4120" w:rsidRDefault="001C4120" w:rsidP="001C4120">
      <w:pPr>
        <w:spacing w:line="360" w:lineRule="auto"/>
        <w:rPr>
          <w:rFonts w:ascii="Segoe UI Light" w:hAnsi="Segoe UI Light"/>
          <w:sz w:val="26"/>
          <w:szCs w:val="26"/>
        </w:rPr>
      </w:pPr>
    </w:p>
    <w:p w:rsidR="001C4120" w:rsidRDefault="001C4120" w:rsidP="001C4120">
      <w:pPr>
        <w:spacing w:line="360" w:lineRule="auto"/>
        <w:rPr>
          <w:rFonts w:ascii="Segoe UI Light" w:hAnsi="Segoe UI Light"/>
          <w:sz w:val="26"/>
          <w:szCs w:val="26"/>
        </w:rPr>
      </w:pPr>
    </w:p>
    <w:p w:rsidR="001C4120" w:rsidRDefault="001C4120" w:rsidP="001C4120">
      <w:pPr>
        <w:spacing w:line="360" w:lineRule="auto"/>
        <w:rPr>
          <w:rFonts w:ascii="Segoe UI Light" w:hAnsi="Segoe UI Light"/>
          <w:sz w:val="26"/>
          <w:szCs w:val="26"/>
        </w:rPr>
      </w:pPr>
    </w:p>
    <w:p w:rsidR="001C4120" w:rsidRDefault="001C4120" w:rsidP="001C4120">
      <w:pPr>
        <w:spacing w:line="360" w:lineRule="auto"/>
        <w:rPr>
          <w:rFonts w:ascii="Segoe UI Light" w:hAnsi="Segoe UI Light"/>
          <w:sz w:val="26"/>
          <w:szCs w:val="26"/>
        </w:rPr>
      </w:pPr>
    </w:p>
    <w:p w:rsidR="001C4120" w:rsidRDefault="001C4120" w:rsidP="001C4120">
      <w:pPr>
        <w:spacing w:line="360" w:lineRule="auto"/>
        <w:rPr>
          <w:rFonts w:ascii="Segoe UI Light" w:hAnsi="Segoe UI Light"/>
          <w:sz w:val="26"/>
          <w:szCs w:val="26"/>
        </w:rPr>
      </w:pPr>
    </w:p>
    <w:p w:rsidR="001C4120" w:rsidRDefault="001C4120" w:rsidP="001C4120">
      <w:pPr>
        <w:spacing w:line="360" w:lineRule="auto"/>
        <w:rPr>
          <w:rFonts w:ascii="Segoe UI Light" w:hAnsi="Segoe UI Light"/>
          <w:sz w:val="26"/>
          <w:szCs w:val="26"/>
        </w:rPr>
      </w:pPr>
    </w:p>
    <w:p w:rsidR="001C4120" w:rsidRPr="005203F2" w:rsidRDefault="001C4120" w:rsidP="001C4120">
      <w:pPr>
        <w:spacing w:line="360" w:lineRule="auto"/>
        <w:rPr>
          <w:rFonts w:ascii="Segoe UI Light" w:hAnsi="Segoe UI Light"/>
          <w:sz w:val="26"/>
          <w:szCs w:val="26"/>
        </w:rPr>
      </w:pPr>
    </w:p>
    <w:p w:rsidR="001C4120" w:rsidRPr="005203F2" w:rsidRDefault="001C4120" w:rsidP="001C4120">
      <w:pPr>
        <w:spacing w:line="360" w:lineRule="auto"/>
        <w:jc w:val="center"/>
        <w:rPr>
          <w:rFonts w:ascii="Segoe UI Light" w:hAnsi="Segoe UI Light"/>
          <w:sz w:val="26"/>
          <w:szCs w:val="26"/>
        </w:rPr>
      </w:pPr>
      <w:r>
        <w:rPr>
          <w:rFonts w:ascii="Segoe UI Light" w:hAnsi="Segoe UI Light"/>
          <w:sz w:val="26"/>
          <w:szCs w:val="26"/>
        </w:rPr>
        <w:lastRenderedPageBreak/>
        <w:t>CHAPTER ONE</w:t>
      </w:r>
    </w:p>
    <w:p w:rsidR="001C4120" w:rsidRPr="005203F2" w:rsidRDefault="001C4120" w:rsidP="001C4120">
      <w:pPr>
        <w:spacing w:line="360" w:lineRule="auto"/>
        <w:jc w:val="center"/>
        <w:rPr>
          <w:rFonts w:ascii="Segoe UI Light" w:hAnsi="Segoe UI Light"/>
          <w:b/>
          <w:sz w:val="26"/>
          <w:szCs w:val="26"/>
        </w:rPr>
      </w:pPr>
      <w:r w:rsidRPr="00FE5766">
        <w:rPr>
          <w:rFonts w:ascii="Segoe UI Light" w:hAnsi="Segoe UI Light"/>
          <w:b/>
          <w:sz w:val="48"/>
          <w:szCs w:val="26"/>
        </w:rPr>
        <w:t>INTRODUCTION</w:t>
      </w:r>
    </w:p>
    <w:p w:rsidR="001C4120" w:rsidRPr="005203F2" w:rsidRDefault="001C4120" w:rsidP="001C4120">
      <w:pPr>
        <w:spacing w:line="360" w:lineRule="auto"/>
        <w:rPr>
          <w:rFonts w:ascii="Segoe UI Light" w:hAnsi="Segoe UI Light"/>
          <w:b/>
          <w:sz w:val="26"/>
          <w:szCs w:val="26"/>
        </w:rPr>
      </w:pPr>
      <w:r w:rsidRPr="005203F2">
        <w:rPr>
          <w:rFonts w:ascii="Segoe UI Light" w:hAnsi="Segoe UI Light"/>
          <w:b/>
          <w:sz w:val="26"/>
          <w:szCs w:val="26"/>
        </w:rPr>
        <w:t>Science</w:t>
      </w:r>
    </w:p>
    <w:p w:rsidR="001C4120" w:rsidRPr="005203F2" w:rsidRDefault="001C4120" w:rsidP="001C4120">
      <w:pPr>
        <w:spacing w:line="360" w:lineRule="auto"/>
        <w:rPr>
          <w:rFonts w:ascii="Segoe UI Light" w:hAnsi="Segoe UI Light"/>
          <w:sz w:val="26"/>
          <w:szCs w:val="26"/>
        </w:rPr>
      </w:pPr>
      <w:r w:rsidRPr="005203F2">
        <w:rPr>
          <w:rFonts w:ascii="Segoe UI Light" w:hAnsi="Segoe UI Light"/>
          <w:sz w:val="26"/>
          <w:szCs w:val="26"/>
        </w:rPr>
        <w:t>Science is a discipline of learning</w:t>
      </w:r>
      <w:del w:id="19" w:author="Kate" w:date="2015-02-22T19:26:00Z">
        <w:r w:rsidRPr="005203F2" w:rsidDel="00C712A5">
          <w:rPr>
            <w:rFonts w:ascii="Segoe UI Light" w:hAnsi="Segoe UI Light"/>
            <w:sz w:val="26"/>
            <w:szCs w:val="26"/>
          </w:rPr>
          <w:delText>,</w:delText>
        </w:r>
      </w:del>
      <w:r w:rsidRPr="005203F2">
        <w:rPr>
          <w:rFonts w:ascii="Segoe UI Light" w:hAnsi="Segoe UI Light"/>
          <w:sz w:val="26"/>
          <w:szCs w:val="26"/>
        </w:rPr>
        <w:t xml:space="preserve"> which deals with measurable or systematic principles. It does not rely on intuition or natural ability. Science can be described as a body of knowledge that deals with established facts or the acquisition of these facts.</w:t>
      </w:r>
    </w:p>
    <w:p w:rsidR="001C4120" w:rsidRPr="001C4120" w:rsidRDefault="001C4120" w:rsidP="001C4120">
      <w:pPr>
        <w:spacing w:line="360" w:lineRule="auto"/>
        <w:rPr>
          <w:rFonts w:ascii="Segoe UI Light" w:hAnsi="Segoe UI Light"/>
          <w:sz w:val="26"/>
          <w:szCs w:val="26"/>
        </w:rPr>
      </w:pPr>
      <w:r w:rsidRPr="001C4120">
        <w:rPr>
          <w:rFonts w:ascii="Segoe UI Light" w:hAnsi="Segoe UI Light"/>
          <w:sz w:val="26"/>
          <w:szCs w:val="26"/>
        </w:rPr>
        <w:t>Science has come a long way from the times of Thales and Socrates to the smart devices we have today.</w:t>
      </w:r>
    </w:p>
    <w:p w:rsidR="001C4120" w:rsidRPr="005203F2" w:rsidRDefault="001C4120" w:rsidP="001C4120">
      <w:pPr>
        <w:spacing w:line="360" w:lineRule="auto"/>
        <w:rPr>
          <w:rFonts w:ascii="Segoe UI Light" w:hAnsi="Segoe UI Light"/>
          <w:sz w:val="26"/>
          <w:szCs w:val="26"/>
        </w:rPr>
      </w:pPr>
    </w:p>
    <w:p w:rsidR="001C4120" w:rsidRPr="005203F2" w:rsidRDefault="001C4120" w:rsidP="001C4120">
      <w:pPr>
        <w:spacing w:line="360" w:lineRule="auto"/>
        <w:jc w:val="both"/>
        <w:rPr>
          <w:rFonts w:ascii="Segoe UI Light" w:hAnsi="Segoe UI Light"/>
          <w:b/>
          <w:sz w:val="26"/>
          <w:szCs w:val="26"/>
        </w:rPr>
      </w:pPr>
      <w:r w:rsidRPr="005203F2">
        <w:rPr>
          <w:rFonts w:ascii="Segoe UI Light" w:hAnsi="Segoe UI Light"/>
          <w:b/>
          <w:sz w:val="26"/>
          <w:szCs w:val="26"/>
        </w:rPr>
        <w:t>Science and Technology</w:t>
      </w:r>
    </w:p>
    <w:p w:rsidR="001C4120" w:rsidRPr="005203F2" w:rsidRDefault="001C4120" w:rsidP="001C4120">
      <w:pPr>
        <w:spacing w:line="360" w:lineRule="auto"/>
        <w:jc w:val="both"/>
        <w:rPr>
          <w:rFonts w:ascii="Segoe UI Light" w:hAnsi="Segoe UI Light" w:cs="Arabic Typesetting"/>
          <w:sz w:val="26"/>
          <w:szCs w:val="26"/>
        </w:rPr>
      </w:pPr>
      <w:r w:rsidRPr="005203F2">
        <w:rPr>
          <w:rFonts w:ascii="Segoe UI Light" w:hAnsi="Segoe UI Light"/>
          <w:sz w:val="26"/>
          <w:szCs w:val="26"/>
        </w:rPr>
        <w:t xml:space="preserve">Technology comes from the Greek word </w:t>
      </w:r>
      <w:proofErr w:type="spellStart"/>
      <w:r w:rsidRPr="005203F2">
        <w:rPr>
          <w:rFonts w:ascii="Segoe UI Light" w:hAnsi="Segoe UI Light"/>
          <w:i/>
          <w:sz w:val="26"/>
          <w:szCs w:val="26"/>
        </w:rPr>
        <w:t>techne</w:t>
      </w:r>
      <w:proofErr w:type="spellEnd"/>
      <w:r w:rsidRPr="005203F2">
        <w:rPr>
          <w:rFonts w:ascii="Segoe UI Light" w:hAnsi="Segoe UI Light"/>
          <w:i/>
          <w:sz w:val="26"/>
          <w:szCs w:val="26"/>
        </w:rPr>
        <w:t xml:space="preserve">. </w:t>
      </w:r>
      <w:commentRangeStart w:id="20"/>
      <w:proofErr w:type="spellStart"/>
      <w:r w:rsidRPr="00C712A5">
        <w:rPr>
          <w:rFonts w:ascii="Segoe UI Light" w:hAnsi="Segoe UI Light" w:cs="Arabic Typesetting"/>
          <w:i/>
          <w:sz w:val="26"/>
          <w:szCs w:val="26"/>
          <w:rPrChange w:id="21" w:author="Kate" w:date="2015-02-22T19:27:00Z">
            <w:rPr>
              <w:rFonts w:ascii="Segoe UI Light" w:hAnsi="Segoe UI Light" w:cs="Arabic Typesetting"/>
              <w:sz w:val="26"/>
              <w:szCs w:val="26"/>
            </w:rPr>
          </w:rPrChange>
        </w:rPr>
        <w:t>Techne</w:t>
      </w:r>
      <w:proofErr w:type="spellEnd"/>
      <w:r w:rsidRPr="005203F2">
        <w:rPr>
          <w:rFonts w:ascii="Segoe UI Light" w:hAnsi="Segoe UI Light" w:cs="Arabic Typesetting"/>
          <w:sz w:val="26"/>
          <w:szCs w:val="26"/>
        </w:rPr>
        <w:t xml:space="preserve"> </w:t>
      </w:r>
      <w:commentRangeEnd w:id="20"/>
      <w:r w:rsidR="00C712A5">
        <w:rPr>
          <w:rStyle w:val="CommentReference"/>
        </w:rPr>
        <w:commentReference w:id="20"/>
      </w:r>
      <w:r w:rsidRPr="005203F2">
        <w:rPr>
          <w:rFonts w:ascii="Segoe UI Light" w:hAnsi="Segoe UI Light" w:cs="Arabic Typesetting"/>
          <w:sz w:val="26"/>
          <w:szCs w:val="26"/>
        </w:rPr>
        <w:t xml:space="preserve">is the name for </w:t>
      </w:r>
      <w:ins w:id="22" w:author="Kate" w:date="2015-02-22T19:27:00Z">
        <w:r w:rsidR="00C712A5">
          <w:rPr>
            <w:rFonts w:ascii="Segoe UI Light" w:hAnsi="Segoe UI Light" w:cs="Arabic Typesetting"/>
            <w:sz w:val="26"/>
            <w:szCs w:val="26"/>
          </w:rPr>
          <w:t xml:space="preserve">the </w:t>
        </w:r>
      </w:ins>
      <w:r w:rsidRPr="005203F2">
        <w:rPr>
          <w:rFonts w:ascii="Segoe UI Light" w:hAnsi="Segoe UI Light" w:cs="Arabic Typesetting"/>
          <w:sz w:val="26"/>
          <w:szCs w:val="26"/>
        </w:rPr>
        <w:t xml:space="preserve">activities and skill of the craftsman </w:t>
      </w:r>
      <w:del w:id="23" w:author="Kate" w:date="2015-02-22T19:29:00Z">
        <w:r w:rsidRPr="005203F2" w:rsidDel="00C712A5">
          <w:rPr>
            <w:rFonts w:ascii="Segoe UI Light" w:hAnsi="Segoe UI Light" w:cs="Arabic Typesetting"/>
            <w:sz w:val="26"/>
            <w:szCs w:val="26"/>
          </w:rPr>
          <w:delText xml:space="preserve">(today manufacturing), </w:delText>
        </w:r>
      </w:del>
      <w:r w:rsidRPr="005203F2">
        <w:rPr>
          <w:rFonts w:ascii="Segoe UI Light" w:hAnsi="Segoe UI Light" w:cs="Arabic Typesetting"/>
          <w:sz w:val="26"/>
          <w:szCs w:val="26"/>
        </w:rPr>
        <w:t xml:space="preserve">as well as arts of the mind and fine arts. </w:t>
      </w:r>
      <w:ins w:id="24" w:author="Kate" w:date="2015-02-22T19:28:00Z">
        <w:r w:rsidR="00C712A5">
          <w:rPr>
            <w:rFonts w:ascii="Segoe UI Light" w:hAnsi="Segoe UI Light" w:cs="Arabic Typesetting"/>
            <w:sz w:val="26"/>
            <w:szCs w:val="26"/>
          </w:rPr>
          <w:t xml:space="preserve">Associated with </w:t>
        </w:r>
        <w:proofErr w:type="spellStart"/>
        <w:r w:rsidR="00C712A5">
          <w:rPr>
            <w:rFonts w:ascii="Segoe UI Light" w:hAnsi="Segoe UI Light" w:cs="Arabic Typesetting"/>
            <w:sz w:val="26"/>
            <w:szCs w:val="26"/>
          </w:rPr>
          <w:t>t</w:t>
        </w:r>
      </w:ins>
      <w:del w:id="25" w:author="Kate" w:date="2015-02-22T19:28:00Z">
        <w:r w:rsidRPr="00C712A5" w:rsidDel="00C712A5">
          <w:rPr>
            <w:rFonts w:ascii="Segoe UI Light" w:hAnsi="Segoe UI Light" w:cs="Arabic Typesetting"/>
            <w:i/>
            <w:sz w:val="26"/>
            <w:szCs w:val="26"/>
            <w:rPrChange w:id="26" w:author="Kate" w:date="2015-02-22T19:28:00Z">
              <w:rPr>
                <w:rFonts w:ascii="Segoe UI Light" w:hAnsi="Segoe UI Light" w:cs="Arabic Typesetting"/>
                <w:sz w:val="26"/>
                <w:szCs w:val="26"/>
              </w:rPr>
            </w:rPrChange>
          </w:rPr>
          <w:delText>T</w:delText>
        </w:r>
      </w:del>
      <w:r w:rsidRPr="00C712A5">
        <w:rPr>
          <w:rFonts w:ascii="Segoe UI Light" w:hAnsi="Segoe UI Light" w:cs="Arabic Typesetting"/>
          <w:i/>
          <w:sz w:val="26"/>
          <w:szCs w:val="26"/>
          <w:rPrChange w:id="27" w:author="Kate" w:date="2015-02-22T19:28:00Z">
            <w:rPr>
              <w:rFonts w:ascii="Segoe UI Light" w:hAnsi="Segoe UI Light" w:cs="Arabic Typesetting"/>
              <w:sz w:val="26"/>
              <w:szCs w:val="26"/>
            </w:rPr>
          </w:rPrChange>
        </w:rPr>
        <w:t>echne</w:t>
      </w:r>
      <w:proofErr w:type="spellEnd"/>
      <w:r w:rsidRPr="005203F2">
        <w:rPr>
          <w:rFonts w:ascii="Segoe UI Light" w:hAnsi="Segoe UI Light" w:cs="Arabic Typesetting"/>
          <w:sz w:val="26"/>
          <w:szCs w:val="26"/>
        </w:rPr>
        <w:t xml:space="preserve"> </w:t>
      </w:r>
      <w:ins w:id="28" w:author="Kate" w:date="2015-02-22T19:28:00Z">
        <w:r w:rsidR="00C712A5">
          <w:rPr>
            <w:rFonts w:ascii="Segoe UI Light" w:hAnsi="Segoe UI Light" w:cs="Arabic Typesetting"/>
            <w:sz w:val="26"/>
            <w:szCs w:val="26"/>
          </w:rPr>
          <w:t xml:space="preserve">is the idea of </w:t>
        </w:r>
      </w:ins>
      <w:del w:id="29" w:author="Kate" w:date="2015-02-22T19:28:00Z">
        <w:r w:rsidRPr="005203F2" w:rsidDel="00C712A5">
          <w:rPr>
            <w:rFonts w:ascii="Segoe UI Light" w:hAnsi="Segoe UI Light" w:cs="Arabic Typesetting"/>
            <w:sz w:val="26"/>
            <w:szCs w:val="26"/>
          </w:rPr>
          <w:delText xml:space="preserve">belongs to </w:delText>
        </w:r>
      </w:del>
      <w:r w:rsidRPr="005203F2">
        <w:rPr>
          <w:rFonts w:ascii="Segoe UI Light" w:hAnsi="Segoe UI Light" w:cs="Arabic Typesetting"/>
          <w:sz w:val="26"/>
          <w:szCs w:val="26"/>
        </w:rPr>
        <w:t>bringing forth</w:t>
      </w:r>
      <w:ins w:id="30" w:author="Kate" w:date="2015-02-22T19:28:00Z">
        <w:r w:rsidR="00C712A5">
          <w:rPr>
            <w:rFonts w:ascii="Segoe UI Light" w:hAnsi="Segoe UI Light" w:cs="Arabic Typesetting"/>
            <w:sz w:val="26"/>
            <w:szCs w:val="26"/>
          </w:rPr>
          <w:t xml:space="preserve"> or making things. </w:t>
        </w:r>
      </w:ins>
      <w:del w:id="31" w:author="Kate" w:date="2015-02-22T19:28:00Z">
        <w:r w:rsidRPr="005203F2" w:rsidDel="00C712A5">
          <w:rPr>
            <w:rFonts w:ascii="Segoe UI Light" w:hAnsi="Segoe UI Light" w:cs="Arabic Typesetting"/>
            <w:sz w:val="26"/>
            <w:szCs w:val="26"/>
          </w:rPr>
          <w:delText>, to make things.</w:delText>
        </w:r>
      </w:del>
      <w:ins w:id="32" w:author="Kate" w:date="2015-02-22T19:29:00Z">
        <w:r w:rsidR="00C712A5">
          <w:rPr>
            <w:rFonts w:ascii="Segoe UI Light" w:hAnsi="Segoe UI Light" w:cs="Arabic Typesetting"/>
            <w:sz w:val="26"/>
            <w:szCs w:val="26"/>
          </w:rPr>
          <w:t xml:space="preserve"> Today this idea </w:t>
        </w:r>
        <w:commentRangeStart w:id="33"/>
        <w:r w:rsidR="00C712A5">
          <w:rPr>
            <w:rFonts w:ascii="Segoe UI Light" w:hAnsi="Segoe UI Light" w:cs="Arabic Typesetting"/>
            <w:sz w:val="26"/>
            <w:szCs w:val="26"/>
          </w:rPr>
          <w:t>extends to manufacturing</w:t>
        </w:r>
        <w:commentRangeEnd w:id="33"/>
        <w:r w:rsidR="00C712A5">
          <w:rPr>
            <w:rStyle w:val="CommentReference"/>
          </w:rPr>
          <w:commentReference w:id="33"/>
        </w:r>
        <w:r w:rsidR="00C712A5">
          <w:rPr>
            <w:rFonts w:ascii="Segoe UI Light" w:hAnsi="Segoe UI Light" w:cs="Arabic Typesetting"/>
            <w:sz w:val="26"/>
            <w:szCs w:val="26"/>
          </w:rPr>
          <w:t xml:space="preserve">. </w:t>
        </w:r>
      </w:ins>
    </w:p>
    <w:p w:rsidR="001C4120" w:rsidRPr="005203F2" w:rsidRDefault="00C712A5" w:rsidP="001C4120">
      <w:pPr>
        <w:spacing w:line="360" w:lineRule="auto"/>
        <w:jc w:val="both"/>
        <w:rPr>
          <w:rFonts w:ascii="Segoe UI Light" w:hAnsi="Segoe UI Light" w:cs="Arabic Typesetting"/>
          <w:sz w:val="26"/>
          <w:szCs w:val="26"/>
        </w:rPr>
      </w:pPr>
      <w:ins w:id="34" w:author="Kate" w:date="2015-02-22T19:30:00Z">
        <w:r>
          <w:rPr>
            <w:rFonts w:ascii="Segoe UI Light" w:hAnsi="Segoe UI Light" w:cs="Arabic Typesetting"/>
            <w:sz w:val="26"/>
            <w:szCs w:val="26"/>
          </w:rPr>
          <w:t xml:space="preserve">For my purposes here, </w:t>
        </w:r>
        <w:proofErr w:type="spellStart"/>
        <w:r>
          <w:rPr>
            <w:rFonts w:ascii="Segoe UI Light" w:hAnsi="Segoe UI Light" w:cs="Arabic Typesetting"/>
            <w:i/>
            <w:sz w:val="26"/>
            <w:szCs w:val="26"/>
          </w:rPr>
          <w:t>techne</w:t>
        </w:r>
        <w:proofErr w:type="spellEnd"/>
        <w:r>
          <w:rPr>
            <w:rFonts w:ascii="Segoe UI Light" w:hAnsi="Segoe UI Light" w:cs="Arabic Typesetting"/>
            <w:i/>
            <w:sz w:val="26"/>
            <w:szCs w:val="26"/>
          </w:rPr>
          <w:t xml:space="preserve"> </w:t>
        </w:r>
      </w:ins>
      <w:del w:id="35" w:author="Kate" w:date="2015-02-22T19:30:00Z">
        <w:r w:rsidR="001C4120" w:rsidRPr="005203F2" w:rsidDel="00C712A5">
          <w:rPr>
            <w:rFonts w:ascii="Segoe UI Light" w:hAnsi="Segoe UI Light" w:cs="Arabic Typesetting"/>
            <w:sz w:val="26"/>
            <w:szCs w:val="26"/>
          </w:rPr>
          <w:delText xml:space="preserve">It </w:delText>
        </w:r>
      </w:del>
      <w:r w:rsidR="001C4120" w:rsidRPr="005203F2">
        <w:rPr>
          <w:rFonts w:ascii="Segoe UI Light" w:hAnsi="Segoe UI Light" w:cs="Arabic Typesetting"/>
          <w:sz w:val="26"/>
          <w:szCs w:val="26"/>
        </w:rPr>
        <w:t>can be defined as the collection of tools</w:t>
      </w:r>
      <w:ins w:id="36" w:author="Kate" w:date="2015-02-22T19:30:00Z">
        <w:r>
          <w:rPr>
            <w:rFonts w:ascii="Segoe UI Light" w:hAnsi="Segoe UI Light" w:cs="Arabic Typesetting"/>
            <w:sz w:val="26"/>
            <w:szCs w:val="26"/>
          </w:rPr>
          <w:t xml:space="preserve"> - </w:t>
        </w:r>
      </w:ins>
      <w:del w:id="37" w:author="Kate" w:date="2015-02-22T19:30:00Z">
        <w:r w:rsidR="001C4120" w:rsidRPr="005203F2" w:rsidDel="00C712A5">
          <w:rPr>
            <w:rFonts w:ascii="Segoe UI Light" w:hAnsi="Segoe UI Light" w:cs="Arabic Typesetting"/>
            <w:sz w:val="26"/>
            <w:szCs w:val="26"/>
          </w:rPr>
          <w:delText>,</w:delText>
        </w:r>
      </w:del>
      <w:r w:rsidR="001C4120" w:rsidRPr="005203F2">
        <w:rPr>
          <w:rFonts w:ascii="Segoe UI Light" w:hAnsi="Segoe UI Light" w:cs="Arabic Typesetting"/>
          <w:sz w:val="26"/>
          <w:szCs w:val="26"/>
        </w:rPr>
        <w:t xml:space="preserve"> including machinery</w:t>
      </w:r>
      <w:ins w:id="38" w:author="Kate" w:date="2015-02-22T19:30:00Z">
        <w:r>
          <w:rPr>
            <w:rFonts w:ascii="Segoe UI Light" w:hAnsi="Segoe UI Light" w:cs="Arabic Typesetting"/>
            <w:sz w:val="26"/>
            <w:szCs w:val="26"/>
          </w:rPr>
          <w:t xml:space="preserve"> - </w:t>
        </w:r>
      </w:ins>
      <w:del w:id="39" w:author="Kate" w:date="2015-02-22T19:30:00Z">
        <w:r w:rsidR="001C4120" w:rsidRPr="005203F2" w:rsidDel="00C712A5">
          <w:rPr>
            <w:rFonts w:ascii="Segoe UI Light" w:hAnsi="Segoe UI Light" w:cs="Arabic Typesetting"/>
            <w:sz w:val="26"/>
            <w:szCs w:val="26"/>
          </w:rPr>
          <w:delText xml:space="preserve">, </w:delText>
        </w:r>
      </w:del>
      <w:commentRangeStart w:id="40"/>
      <w:r w:rsidR="001C4120" w:rsidRPr="005203F2">
        <w:rPr>
          <w:rFonts w:ascii="Segoe UI Light" w:hAnsi="Segoe UI Light" w:cs="Arabic Typesetting"/>
          <w:sz w:val="26"/>
          <w:szCs w:val="26"/>
        </w:rPr>
        <w:t xml:space="preserve">modifications, arrangements </w:t>
      </w:r>
      <w:commentRangeEnd w:id="40"/>
      <w:r>
        <w:rPr>
          <w:rStyle w:val="CommentReference"/>
        </w:rPr>
        <w:commentReference w:id="40"/>
      </w:r>
      <w:r w:rsidR="001C4120" w:rsidRPr="005203F2">
        <w:rPr>
          <w:rFonts w:ascii="Segoe UI Light" w:hAnsi="Segoe UI Light" w:cs="Arabic Typesetting"/>
          <w:sz w:val="26"/>
          <w:szCs w:val="26"/>
        </w:rPr>
        <w:t xml:space="preserve">and procedures used by </w:t>
      </w:r>
      <w:commentRangeStart w:id="41"/>
      <w:r w:rsidR="001C4120" w:rsidRPr="005203F2">
        <w:rPr>
          <w:rFonts w:ascii="Segoe UI Light" w:hAnsi="Segoe UI Light" w:cs="Arabic Typesetting"/>
          <w:sz w:val="26"/>
          <w:szCs w:val="26"/>
        </w:rPr>
        <w:t>humans.</w:t>
      </w:r>
      <w:commentRangeEnd w:id="41"/>
      <w:r>
        <w:rPr>
          <w:rStyle w:val="CommentReference"/>
        </w:rPr>
        <w:commentReference w:id="41"/>
      </w:r>
    </w:p>
    <w:p w:rsidR="001C4120" w:rsidRPr="005203F2" w:rsidRDefault="001C4120" w:rsidP="001C4120">
      <w:pPr>
        <w:spacing w:line="360" w:lineRule="auto"/>
        <w:jc w:val="both"/>
        <w:rPr>
          <w:rFonts w:ascii="Segoe UI Light" w:hAnsi="Segoe UI Light" w:cs="Arabic Typesetting"/>
          <w:sz w:val="26"/>
          <w:szCs w:val="26"/>
        </w:rPr>
      </w:pPr>
      <w:r w:rsidRPr="005203F2">
        <w:rPr>
          <w:rFonts w:ascii="Segoe UI Light" w:hAnsi="Segoe UI Light" w:cs="Arabic Typesetting"/>
          <w:sz w:val="26"/>
          <w:szCs w:val="26"/>
        </w:rPr>
        <w:t xml:space="preserve">Technology </w:t>
      </w:r>
      <w:del w:id="42" w:author="Kate" w:date="2015-02-22T19:31:00Z">
        <w:r w:rsidRPr="005203F2" w:rsidDel="00C712A5">
          <w:rPr>
            <w:rFonts w:ascii="Segoe UI Light" w:hAnsi="Segoe UI Light" w:cs="Arabic Typesetting"/>
            <w:sz w:val="26"/>
            <w:szCs w:val="26"/>
          </w:rPr>
          <w:delText xml:space="preserve">through science </w:delText>
        </w:r>
      </w:del>
      <w:r w:rsidRPr="005203F2">
        <w:rPr>
          <w:rFonts w:ascii="Segoe UI Light" w:hAnsi="Segoe UI Light" w:cs="Arabic Typesetting"/>
          <w:sz w:val="26"/>
          <w:szCs w:val="26"/>
        </w:rPr>
        <w:t xml:space="preserve">alters the way </w:t>
      </w:r>
      <w:del w:id="43" w:author="Kate" w:date="2015-02-22T19:31:00Z">
        <w:r w:rsidRPr="005203F2" w:rsidDel="00C712A5">
          <w:rPr>
            <w:rFonts w:ascii="Segoe UI Light" w:hAnsi="Segoe UI Light" w:cs="Arabic Typesetting"/>
            <w:sz w:val="26"/>
            <w:szCs w:val="26"/>
          </w:rPr>
          <w:delText xml:space="preserve">man </w:delText>
        </w:r>
      </w:del>
      <w:ins w:id="44" w:author="Kate" w:date="2015-02-22T19:31:00Z">
        <w:r w:rsidR="00C712A5">
          <w:rPr>
            <w:rFonts w:ascii="Segoe UI Light" w:hAnsi="Segoe UI Light" w:cs="Arabic Typesetting"/>
            <w:sz w:val="26"/>
            <w:szCs w:val="26"/>
          </w:rPr>
          <w:t xml:space="preserve">humans </w:t>
        </w:r>
      </w:ins>
      <w:r w:rsidRPr="005203F2">
        <w:rPr>
          <w:rFonts w:ascii="Segoe UI Light" w:hAnsi="Segoe UI Light" w:cs="Arabic Typesetting"/>
          <w:sz w:val="26"/>
          <w:szCs w:val="26"/>
        </w:rPr>
        <w:t>relate</w:t>
      </w:r>
      <w:del w:id="45" w:author="Kate" w:date="2015-02-22T19:31:00Z">
        <w:r w:rsidRPr="005203F2" w:rsidDel="00C712A5">
          <w:rPr>
            <w:rFonts w:ascii="Segoe UI Light" w:hAnsi="Segoe UI Light" w:cs="Arabic Typesetting"/>
            <w:sz w:val="26"/>
            <w:szCs w:val="26"/>
          </w:rPr>
          <w:delText>s</w:delText>
        </w:r>
      </w:del>
      <w:r w:rsidRPr="005203F2">
        <w:rPr>
          <w:rFonts w:ascii="Segoe UI Light" w:hAnsi="Segoe UI Light" w:cs="Arabic Typesetting"/>
          <w:sz w:val="26"/>
          <w:szCs w:val="26"/>
        </w:rPr>
        <w:t xml:space="preserve"> with </w:t>
      </w:r>
      <w:ins w:id="46" w:author="Kate" w:date="2015-02-22T19:31:00Z">
        <w:r w:rsidR="00C712A5">
          <w:rPr>
            <w:rFonts w:ascii="Segoe UI Light" w:hAnsi="Segoe UI Light" w:cs="Arabic Typesetting"/>
            <w:sz w:val="26"/>
            <w:szCs w:val="26"/>
          </w:rPr>
          <w:t xml:space="preserve">their </w:t>
        </w:r>
      </w:ins>
      <w:del w:id="47" w:author="Kate" w:date="2015-02-22T19:31:00Z">
        <w:r w:rsidRPr="005203F2" w:rsidDel="00C712A5">
          <w:rPr>
            <w:rFonts w:ascii="Segoe UI Light" w:hAnsi="Segoe UI Light" w:cs="Arabic Typesetting"/>
            <w:sz w:val="26"/>
            <w:szCs w:val="26"/>
          </w:rPr>
          <w:delText xml:space="preserve">his natural </w:delText>
        </w:r>
      </w:del>
      <w:r w:rsidRPr="005203F2">
        <w:rPr>
          <w:rFonts w:ascii="Segoe UI Light" w:hAnsi="Segoe UI Light" w:cs="Arabic Typesetting"/>
          <w:sz w:val="26"/>
          <w:szCs w:val="26"/>
        </w:rPr>
        <w:t>environment</w:t>
      </w:r>
      <w:ins w:id="48" w:author="Kate" w:date="2015-02-22T19:31:00Z">
        <w:r w:rsidR="00C712A5">
          <w:rPr>
            <w:rFonts w:ascii="Segoe UI Light" w:hAnsi="Segoe UI Light" w:cs="Arabic Typesetting"/>
            <w:sz w:val="26"/>
            <w:szCs w:val="26"/>
          </w:rPr>
          <w:t xml:space="preserve">. It offers a means of controlling some aspects of the environment and this enhances the survival of the human species. </w:t>
        </w:r>
      </w:ins>
      <w:del w:id="49" w:author="Kate" w:date="2015-02-22T19:32:00Z">
        <w:r w:rsidRPr="005203F2" w:rsidDel="00C712A5">
          <w:rPr>
            <w:rFonts w:ascii="Segoe UI Light" w:hAnsi="Segoe UI Light" w:cs="Arabic Typesetting"/>
            <w:sz w:val="26"/>
            <w:szCs w:val="26"/>
          </w:rPr>
          <w:delText>, given that man is at the mercy of his environment there was a sense of urgency to find a way to control some aspects of the environment, to enhance the survival chances of the human species.</w:delText>
        </w:r>
      </w:del>
    </w:p>
    <w:p w:rsidR="001C4120" w:rsidRPr="005203F2" w:rsidRDefault="001C4120" w:rsidP="001C4120">
      <w:pPr>
        <w:spacing w:line="360" w:lineRule="auto"/>
        <w:jc w:val="both"/>
        <w:rPr>
          <w:rFonts w:ascii="Segoe UI Light" w:hAnsi="Segoe UI Light" w:cs="Arabic Typesetting"/>
          <w:sz w:val="26"/>
          <w:szCs w:val="26"/>
        </w:rPr>
      </w:pPr>
    </w:p>
    <w:p w:rsidR="001C4120" w:rsidRPr="005203F2" w:rsidRDefault="001C4120" w:rsidP="001C4120">
      <w:pPr>
        <w:spacing w:line="360" w:lineRule="auto"/>
        <w:jc w:val="both"/>
        <w:rPr>
          <w:rFonts w:ascii="Segoe UI Light" w:hAnsi="Segoe UI Light" w:cs="Arabic Typesetting"/>
          <w:sz w:val="26"/>
          <w:szCs w:val="26"/>
        </w:rPr>
      </w:pPr>
      <w:commentRangeStart w:id="50"/>
      <w:r w:rsidRPr="005203F2">
        <w:rPr>
          <w:rFonts w:ascii="Segoe UI Light" w:hAnsi="Segoe UI Light" w:cs="Arabic Typesetting"/>
          <w:sz w:val="26"/>
          <w:szCs w:val="26"/>
        </w:rPr>
        <w:t xml:space="preserve">Technology broadly can be described as applied science or the practical application of knowledge, so it is the point where science comes alive. For instance, after research </w:t>
      </w:r>
      <w:commentRangeEnd w:id="50"/>
      <w:r w:rsidR="00C712A5">
        <w:rPr>
          <w:rStyle w:val="CommentReference"/>
        </w:rPr>
        <w:commentReference w:id="50"/>
      </w:r>
      <w:r w:rsidRPr="005203F2">
        <w:rPr>
          <w:rFonts w:ascii="Segoe UI Light" w:hAnsi="Segoe UI Light" w:cs="Arabic Typesetting"/>
          <w:sz w:val="26"/>
          <w:szCs w:val="26"/>
        </w:rPr>
        <w:t>is done to find active natural ingredients that can inhibit the spread of a certain bacteria in the body, this active ingredient is then synthesized in the laboratory so it can be mass produced for greater good and also for profit</w:t>
      </w:r>
      <w:ins w:id="51" w:author="Kate" w:date="2015-02-22T19:35:00Z">
        <w:r w:rsidR="00141CB8">
          <w:rPr>
            <w:rFonts w:ascii="Segoe UI Light" w:hAnsi="Segoe UI Light" w:cs="Arabic Typesetting"/>
            <w:sz w:val="26"/>
            <w:szCs w:val="26"/>
          </w:rPr>
          <w:t xml:space="preserve">. The </w:t>
        </w:r>
      </w:ins>
      <w:del w:id="52" w:author="Kate" w:date="2015-02-22T19:35:00Z">
        <w:r w:rsidRPr="005203F2" w:rsidDel="00141CB8">
          <w:rPr>
            <w:rFonts w:ascii="Segoe UI Light" w:hAnsi="Segoe UI Light" w:cs="Arabic Typesetting"/>
            <w:sz w:val="26"/>
            <w:szCs w:val="26"/>
          </w:rPr>
          <w:delText xml:space="preserve">, the </w:delText>
        </w:r>
      </w:del>
      <w:r w:rsidRPr="005203F2">
        <w:rPr>
          <w:rFonts w:ascii="Segoe UI Light" w:hAnsi="Segoe UI Light" w:cs="Arabic Typesetting"/>
          <w:sz w:val="26"/>
          <w:szCs w:val="26"/>
        </w:rPr>
        <w:t xml:space="preserve">whole process is </w:t>
      </w:r>
      <w:commentRangeStart w:id="53"/>
      <w:r w:rsidRPr="005203F2">
        <w:rPr>
          <w:rFonts w:ascii="Segoe UI Light" w:hAnsi="Segoe UI Light" w:cs="Arabic Typesetting"/>
          <w:sz w:val="26"/>
          <w:szCs w:val="26"/>
        </w:rPr>
        <w:t>underpinned by science. So we can see that science enhances lives and also provides personal benefit to the custodian of certain knowledge.</w:t>
      </w:r>
    </w:p>
    <w:p w:rsidR="001C4120" w:rsidRPr="005203F2" w:rsidRDefault="001C4120" w:rsidP="001C4120">
      <w:pPr>
        <w:spacing w:line="360" w:lineRule="auto"/>
        <w:jc w:val="both"/>
        <w:rPr>
          <w:rFonts w:ascii="Segoe UI Light" w:hAnsi="Segoe UI Light" w:cs="Arabic Typesetting"/>
          <w:sz w:val="26"/>
          <w:szCs w:val="26"/>
        </w:rPr>
      </w:pPr>
      <w:r w:rsidRPr="005203F2">
        <w:rPr>
          <w:rFonts w:ascii="Segoe UI Light" w:hAnsi="Segoe UI Light"/>
          <w:b/>
          <w:sz w:val="26"/>
          <w:szCs w:val="26"/>
        </w:rPr>
        <w:t>Consequences of Technology</w:t>
      </w:r>
    </w:p>
    <w:p w:rsidR="001C4120" w:rsidRPr="005203F2" w:rsidRDefault="001C4120" w:rsidP="001C4120">
      <w:pPr>
        <w:spacing w:line="360" w:lineRule="auto"/>
        <w:jc w:val="both"/>
        <w:rPr>
          <w:rFonts w:ascii="Segoe UI Light" w:hAnsi="Segoe UI Light"/>
          <w:sz w:val="26"/>
          <w:szCs w:val="26"/>
        </w:rPr>
      </w:pPr>
      <w:r w:rsidRPr="005203F2">
        <w:rPr>
          <w:rFonts w:ascii="Segoe UI Light" w:hAnsi="Segoe UI Light"/>
          <w:sz w:val="26"/>
          <w:szCs w:val="26"/>
        </w:rPr>
        <w:t>As well as bringing enhanced quality</w:t>
      </w:r>
      <w:r>
        <w:rPr>
          <w:rFonts w:ascii="Segoe UI Light" w:hAnsi="Segoe UI Light"/>
          <w:sz w:val="26"/>
          <w:szCs w:val="26"/>
        </w:rPr>
        <w:t xml:space="preserve"> </w:t>
      </w:r>
      <w:r w:rsidRPr="005203F2">
        <w:rPr>
          <w:rFonts w:ascii="Segoe UI Light" w:hAnsi="Segoe UI Light"/>
          <w:sz w:val="26"/>
          <w:szCs w:val="26"/>
        </w:rPr>
        <w:t xml:space="preserve">of life and standard of living, technology has its </w:t>
      </w:r>
      <w:commentRangeEnd w:id="53"/>
      <w:r w:rsidR="00141CB8">
        <w:rPr>
          <w:rStyle w:val="CommentReference"/>
        </w:rPr>
        <w:commentReference w:id="53"/>
      </w:r>
      <w:r w:rsidRPr="005203F2">
        <w:rPr>
          <w:rFonts w:ascii="Segoe UI Light" w:hAnsi="Segoe UI Light"/>
          <w:sz w:val="26"/>
          <w:szCs w:val="26"/>
        </w:rPr>
        <w:t xml:space="preserve">negative side. We are all too aware of the effects of nuclear weapons detonated in </w:t>
      </w:r>
      <w:commentRangeStart w:id="54"/>
      <w:r w:rsidRPr="005203F2">
        <w:rPr>
          <w:rFonts w:ascii="Segoe UI Light" w:hAnsi="Segoe UI Light"/>
          <w:sz w:val="26"/>
          <w:szCs w:val="26"/>
        </w:rPr>
        <w:t xml:space="preserve">any geographical area. </w:t>
      </w:r>
      <w:commentRangeStart w:id="55"/>
      <w:r w:rsidRPr="005203F2">
        <w:rPr>
          <w:rFonts w:ascii="Segoe UI Light" w:hAnsi="Segoe UI Light"/>
          <w:sz w:val="26"/>
          <w:szCs w:val="26"/>
        </w:rPr>
        <w:t xml:space="preserve">Nuclear power </w:t>
      </w:r>
      <w:proofErr w:type="gramStart"/>
      <w:r w:rsidRPr="005203F2">
        <w:rPr>
          <w:rFonts w:ascii="Segoe UI Light" w:hAnsi="Segoe UI Light"/>
          <w:sz w:val="26"/>
          <w:szCs w:val="26"/>
        </w:rPr>
        <w:t>plants,</w:t>
      </w:r>
      <w:proofErr w:type="gramEnd"/>
      <w:r w:rsidRPr="005203F2">
        <w:rPr>
          <w:rFonts w:ascii="Segoe UI Light" w:hAnsi="Segoe UI Light"/>
          <w:sz w:val="26"/>
          <w:szCs w:val="26"/>
        </w:rPr>
        <w:t xml:space="preserve"> and their spent uranium rods disposal problem. The rate of death from obesity primarily caused by engineered foods. </w:t>
      </w:r>
      <w:commentRangeEnd w:id="55"/>
      <w:r w:rsidR="00141CB8">
        <w:rPr>
          <w:rStyle w:val="CommentReference"/>
        </w:rPr>
        <w:commentReference w:id="55"/>
      </w:r>
      <w:r w:rsidRPr="005203F2">
        <w:rPr>
          <w:rFonts w:ascii="Segoe UI Light" w:hAnsi="Segoe UI Light"/>
          <w:sz w:val="26"/>
          <w:szCs w:val="26"/>
        </w:rPr>
        <w:t>Technology creates power that can sometimes be misused</w:t>
      </w:r>
      <w:ins w:id="56" w:author="Kate" w:date="2015-02-22T19:40:00Z">
        <w:r w:rsidR="00141CB8">
          <w:rPr>
            <w:rFonts w:ascii="Segoe UI Light" w:hAnsi="Segoe UI Light"/>
            <w:sz w:val="26"/>
            <w:szCs w:val="26"/>
          </w:rPr>
          <w:t>:</w:t>
        </w:r>
      </w:ins>
      <w:del w:id="57" w:author="Kate" w:date="2015-02-22T19:40:00Z">
        <w:r w:rsidRPr="005203F2" w:rsidDel="00141CB8">
          <w:rPr>
            <w:rFonts w:ascii="Segoe UI Light" w:hAnsi="Segoe UI Light"/>
            <w:sz w:val="26"/>
            <w:szCs w:val="26"/>
          </w:rPr>
          <w:delText>,</w:delText>
        </w:r>
      </w:del>
      <w:r w:rsidRPr="005203F2">
        <w:rPr>
          <w:rFonts w:ascii="Segoe UI Light" w:hAnsi="Segoe UI Light"/>
          <w:sz w:val="26"/>
          <w:szCs w:val="26"/>
        </w:rPr>
        <w:t xml:space="preserve"> the Nazi </w:t>
      </w:r>
      <w:commentRangeStart w:id="58"/>
      <w:r w:rsidRPr="005203F2">
        <w:rPr>
          <w:rFonts w:ascii="Segoe UI Light" w:hAnsi="Segoe UI Light"/>
          <w:sz w:val="26"/>
          <w:szCs w:val="26"/>
        </w:rPr>
        <w:t xml:space="preserve">economy </w:t>
      </w:r>
      <w:commentRangeEnd w:id="58"/>
      <w:r w:rsidR="00141CB8">
        <w:rPr>
          <w:rStyle w:val="CommentReference"/>
        </w:rPr>
        <w:commentReference w:id="58"/>
      </w:r>
      <w:r w:rsidRPr="005203F2">
        <w:rPr>
          <w:rFonts w:ascii="Segoe UI Light" w:hAnsi="Segoe UI Light"/>
          <w:sz w:val="26"/>
          <w:szCs w:val="26"/>
        </w:rPr>
        <w:t>was highly mechanized and efficient, but it was effective in enabling its masters to commit unspea</w:t>
      </w:r>
      <w:commentRangeEnd w:id="54"/>
      <w:r w:rsidR="00141CB8">
        <w:rPr>
          <w:rStyle w:val="CommentReference"/>
        </w:rPr>
        <w:commentReference w:id="54"/>
      </w:r>
      <w:r w:rsidRPr="005203F2">
        <w:rPr>
          <w:rFonts w:ascii="Segoe UI Light" w:hAnsi="Segoe UI Light"/>
          <w:sz w:val="26"/>
          <w:szCs w:val="26"/>
        </w:rPr>
        <w:t>kable atrocities.</w:t>
      </w:r>
    </w:p>
    <w:p w:rsidR="001C4120" w:rsidRPr="005203F2" w:rsidRDefault="001C4120" w:rsidP="001C4120">
      <w:pPr>
        <w:spacing w:line="360" w:lineRule="auto"/>
        <w:jc w:val="both"/>
        <w:rPr>
          <w:rFonts w:ascii="Segoe UI Light" w:hAnsi="Segoe UI Light"/>
          <w:sz w:val="26"/>
          <w:szCs w:val="26"/>
        </w:rPr>
      </w:pPr>
      <w:commentRangeStart w:id="59"/>
      <w:r w:rsidRPr="005203F2">
        <w:rPr>
          <w:rFonts w:ascii="Segoe UI Light" w:hAnsi="Segoe UI Light"/>
          <w:sz w:val="26"/>
          <w:szCs w:val="26"/>
        </w:rPr>
        <w:t xml:space="preserve">There is also the risk that comes with over reliance of technology, despite the fact that some of today’s shiny technology only offers incremental benefits, like ubiquitous Smartphone and their endless supply of games that leaves you struggling to justify the amount of time spent on them. </w:t>
      </w:r>
      <w:commentRangeEnd w:id="59"/>
      <w:r w:rsidR="00141CB8">
        <w:rPr>
          <w:rStyle w:val="CommentReference"/>
        </w:rPr>
        <w:commentReference w:id="59"/>
      </w:r>
      <w:r w:rsidRPr="005203F2">
        <w:rPr>
          <w:rFonts w:ascii="Segoe UI Light" w:hAnsi="Segoe UI Light"/>
          <w:sz w:val="26"/>
          <w:szCs w:val="26"/>
        </w:rPr>
        <w:t xml:space="preserve">It is not all </w:t>
      </w:r>
      <w:commentRangeStart w:id="60"/>
      <w:r w:rsidRPr="005203F2">
        <w:rPr>
          <w:rFonts w:ascii="Segoe UI Light" w:hAnsi="Segoe UI Light"/>
          <w:sz w:val="26"/>
          <w:szCs w:val="26"/>
        </w:rPr>
        <w:t>bad</w:t>
      </w:r>
      <w:commentRangeEnd w:id="60"/>
      <w:r w:rsidR="00141CB8">
        <w:rPr>
          <w:rStyle w:val="CommentReference"/>
        </w:rPr>
        <w:commentReference w:id="60"/>
      </w:r>
      <w:r w:rsidRPr="005203F2">
        <w:rPr>
          <w:rFonts w:ascii="Segoe UI Light" w:hAnsi="Segoe UI Light"/>
          <w:sz w:val="26"/>
          <w:szCs w:val="26"/>
        </w:rPr>
        <w:t xml:space="preserve"> we do </w:t>
      </w:r>
      <w:commentRangeStart w:id="61"/>
      <w:r w:rsidRPr="005203F2">
        <w:rPr>
          <w:rFonts w:ascii="Segoe UI Light" w:hAnsi="Segoe UI Light"/>
          <w:sz w:val="26"/>
          <w:szCs w:val="26"/>
        </w:rPr>
        <w:t>have very advanced research like stem cell research that promises better medical care for humanity</w:t>
      </w:r>
      <w:commentRangeEnd w:id="61"/>
      <w:r w:rsidR="00141CB8">
        <w:rPr>
          <w:rStyle w:val="CommentReference"/>
        </w:rPr>
        <w:commentReference w:id="61"/>
      </w:r>
      <w:r w:rsidRPr="005203F2">
        <w:rPr>
          <w:rFonts w:ascii="Segoe UI Light" w:hAnsi="Segoe UI Light"/>
          <w:sz w:val="26"/>
          <w:szCs w:val="26"/>
        </w:rPr>
        <w:t>.</w:t>
      </w:r>
    </w:p>
    <w:p w:rsidR="001C4120" w:rsidRDefault="001C4120" w:rsidP="001C4120">
      <w:pPr>
        <w:spacing w:line="360" w:lineRule="auto"/>
        <w:jc w:val="both"/>
        <w:rPr>
          <w:rFonts w:ascii="Segoe UI Light" w:hAnsi="Segoe UI Light"/>
          <w:sz w:val="26"/>
          <w:szCs w:val="26"/>
        </w:rPr>
      </w:pPr>
    </w:p>
    <w:p w:rsidR="001C4120" w:rsidRDefault="001C4120" w:rsidP="001C4120">
      <w:pPr>
        <w:spacing w:line="360" w:lineRule="auto"/>
        <w:jc w:val="both"/>
        <w:rPr>
          <w:rFonts w:ascii="Segoe UI Light" w:hAnsi="Segoe UI Light"/>
          <w:sz w:val="26"/>
          <w:szCs w:val="26"/>
        </w:rPr>
      </w:pPr>
    </w:p>
    <w:p w:rsidR="001C4120" w:rsidRPr="005203F2" w:rsidRDefault="001C4120" w:rsidP="001C4120">
      <w:pPr>
        <w:spacing w:line="360" w:lineRule="auto"/>
        <w:jc w:val="both"/>
        <w:rPr>
          <w:rFonts w:ascii="Segoe UI Light" w:hAnsi="Segoe UI Light"/>
          <w:sz w:val="26"/>
          <w:szCs w:val="26"/>
        </w:rPr>
      </w:pPr>
    </w:p>
    <w:p w:rsidR="001C4120" w:rsidRPr="003D07E1" w:rsidRDefault="001C4120" w:rsidP="001C4120">
      <w:pPr>
        <w:spacing w:line="360" w:lineRule="auto"/>
        <w:rPr>
          <w:rFonts w:ascii="Segoe UI Light" w:hAnsi="Segoe UI Light"/>
          <w:b/>
          <w:sz w:val="26"/>
          <w:szCs w:val="26"/>
        </w:rPr>
      </w:pPr>
      <w:r w:rsidRPr="003D07E1">
        <w:rPr>
          <w:rFonts w:ascii="Segoe UI Light" w:hAnsi="Segoe UI Light"/>
          <w:b/>
          <w:sz w:val="26"/>
          <w:szCs w:val="26"/>
        </w:rPr>
        <w:t>Science and Technology in Africa</w:t>
      </w:r>
    </w:p>
    <w:p w:rsidR="001C4120" w:rsidRPr="003D07E1" w:rsidRDefault="001C4120" w:rsidP="001C4120">
      <w:pPr>
        <w:spacing w:line="360" w:lineRule="auto"/>
        <w:jc w:val="both"/>
        <w:rPr>
          <w:rFonts w:ascii="Segoe UI Light" w:hAnsi="Segoe UI Light"/>
          <w:sz w:val="26"/>
          <w:szCs w:val="26"/>
        </w:rPr>
      </w:pPr>
      <w:r w:rsidRPr="003D07E1">
        <w:rPr>
          <w:rFonts w:ascii="Segoe UI Light" w:hAnsi="Segoe UI Light"/>
          <w:sz w:val="26"/>
          <w:szCs w:val="26"/>
        </w:rPr>
        <w:t>It is true that Africa played a pivotal role in the historical development of science. The Egyptians had elaborate systems for mathematics and trigonometry</w:t>
      </w:r>
      <w:ins w:id="62" w:author="Kate" w:date="2015-02-22T19:44:00Z">
        <w:r w:rsidR="00A64AA2">
          <w:rPr>
            <w:rFonts w:ascii="Segoe UI Light" w:hAnsi="Segoe UI Light"/>
            <w:sz w:val="26"/>
            <w:szCs w:val="26"/>
          </w:rPr>
          <w:t>. T</w:t>
        </w:r>
      </w:ins>
      <w:r w:rsidRPr="003D07E1">
        <w:rPr>
          <w:rFonts w:ascii="Segoe UI Light" w:hAnsi="Segoe UI Light"/>
          <w:sz w:val="26"/>
          <w:szCs w:val="26"/>
        </w:rPr>
        <w:t>, this was essential to the building of the pyramids. The Yoruba and Benin kingdoms in Nigeria had civilization with clear leadership and matured societies.</w:t>
      </w:r>
    </w:p>
    <w:p w:rsidR="001C4120" w:rsidRPr="005203F2" w:rsidRDefault="001C4120" w:rsidP="001C4120">
      <w:pPr>
        <w:spacing w:line="360" w:lineRule="auto"/>
        <w:jc w:val="both"/>
        <w:rPr>
          <w:rFonts w:ascii="Segoe UI Light" w:hAnsi="Segoe UI Light"/>
          <w:color w:val="333333"/>
          <w:sz w:val="26"/>
          <w:szCs w:val="26"/>
          <w:shd w:val="clear" w:color="auto" w:fill="FFFFFF"/>
        </w:rPr>
      </w:pPr>
      <w:r w:rsidRPr="005203F2">
        <w:rPr>
          <w:rFonts w:ascii="Segoe UI Light" w:hAnsi="Segoe UI Light"/>
          <w:color w:val="333333"/>
          <w:sz w:val="26"/>
          <w:szCs w:val="26"/>
          <w:shd w:val="clear" w:color="auto" w:fill="FFFFFF"/>
        </w:rPr>
        <w:t>Egyptians charted the movement of the sun and constellations and the cycles of the moon. They divided the year into 12 parts and developed a yearlong calendar system containing 365 ¼ days. Clocks were made with moving water and sundial-like clocks were used.</w:t>
      </w:r>
    </w:p>
    <w:p w:rsidR="001C4120" w:rsidRPr="005203F2" w:rsidRDefault="001C4120" w:rsidP="001C4120">
      <w:pPr>
        <w:spacing w:line="360" w:lineRule="auto"/>
        <w:jc w:val="both"/>
        <w:rPr>
          <w:rFonts w:ascii="Segoe UI Light" w:hAnsi="Segoe UI Light"/>
          <w:sz w:val="26"/>
          <w:szCs w:val="26"/>
        </w:rPr>
      </w:pPr>
      <w:r w:rsidRPr="005203F2">
        <w:rPr>
          <w:rFonts w:ascii="Segoe UI Light" w:hAnsi="Segoe UI Light"/>
          <w:color w:val="333333"/>
          <w:sz w:val="26"/>
          <w:szCs w:val="26"/>
          <w:shd w:val="clear" w:color="auto" w:fill="FFFFFF"/>
        </w:rPr>
        <w:t>The slave trade in Africa severely disrupted technological progress in Africa. It is well documented that it caused significant reduction in the population</w:t>
      </w:r>
      <w:ins w:id="63" w:author="Kate" w:date="2015-02-22T19:44:00Z">
        <w:r w:rsidR="00A64AA2">
          <w:rPr>
            <w:rFonts w:ascii="Segoe UI Light" w:hAnsi="Segoe UI Light"/>
            <w:color w:val="333333"/>
            <w:sz w:val="26"/>
            <w:szCs w:val="26"/>
            <w:shd w:val="clear" w:color="auto" w:fill="FFFFFF"/>
          </w:rPr>
          <w:t xml:space="preserve"> and </w:t>
        </w:r>
      </w:ins>
      <w:del w:id="64" w:author="Kate" w:date="2015-02-22T19:44:00Z">
        <w:r w:rsidRPr="005203F2" w:rsidDel="00A64AA2">
          <w:rPr>
            <w:rFonts w:ascii="Segoe UI Light" w:hAnsi="Segoe UI Light"/>
            <w:color w:val="333333"/>
            <w:sz w:val="26"/>
            <w:szCs w:val="26"/>
            <w:shd w:val="clear" w:color="auto" w:fill="FFFFFF"/>
          </w:rPr>
          <w:delText>,</w:delText>
        </w:r>
      </w:del>
      <w:r w:rsidRPr="005203F2">
        <w:rPr>
          <w:rFonts w:ascii="Segoe UI Light" w:hAnsi="Segoe UI Light"/>
          <w:color w:val="333333"/>
          <w:sz w:val="26"/>
          <w:szCs w:val="26"/>
          <w:shd w:val="clear" w:color="auto" w:fill="FFFFFF"/>
        </w:rPr>
        <w:t xml:space="preserve"> hence a reduction in the talent pool on which science would have flourished.</w:t>
      </w:r>
      <w:ins w:id="65" w:author="Kate" w:date="2015-02-22T19:44:00Z">
        <w:r w:rsidR="00A64AA2">
          <w:rPr>
            <w:rFonts w:ascii="Segoe UI Light" w:hAnsi="Segoe UI Light"/>
            <w:color w:val="333333"/>
            <w:sz w:val="26"/>
            <w:szCs w:val="26"/>
            <w:shd w:val="clear" w:color="auto" w:fill="FFFFFF"/>
          </w:rPr>
          <w:t xml:space="preserve"> Cite your sources.</w:t>
        </w:r>
      </w:ins>
    </w:p>
    <w:p w:rsidR="001C4120" w:rsidRPr="005203F2" w:rsidRDefault="001C4120" w:rsidP="001C4120">
      <w:pPr>
        <w:spacing w:line="360" w:lineRule="auto"/>
        <w:rPr>
          <w:rFonts w:ascii="Segoe UI Light" w:hAnsi="Segoe UI Light"/>
          <w:sz w:val="26"/>
          <w:szCs w:val="26"/>
        </w:rPr>
      </w:pPr>
    </w:p>
    <w:p w:rsidR="001C4120" w:rsidRPr="005203F2" w:rsidRDefault="001C4120" w:rsidP="001C4120">
      <w:pPr>
        <w:spacing w:line="360" w:lineRule="auto"/>
        <w:jc w:val="both"/>
        <w:rPr>
          <w:rFonts w:ascii="Segoe UI Light" w:hAnsi="Segoe UI Light"/>
          <w:b/>
          <w:sz w:val="26"/>
          <w:szCs w:val="26"/>
        </w:rPr>
      </w:pPr>
    </w:p>
    <w:p w:rsidR="001C4120" w:rsidRPr="005203F2" w:rsidRDefault="001C4120" w:rsidP="001C4120">
      <w:pPr>
        <w:spacing w:line="360" w:lineRule="auto"/>
        <w:jc w:val="both"/>
        <w:rPr>
          <w:rFonts w:ascii="Segoe UI Light" w:hAnsi="Segoe UI Light"/>
          <w:b/>
          <w:sz w:val="26"/>
          <w:szCs w:val="26"/>
        </w:rPr>
      </w:pPr>
      <w:r w:rsidRPr="005203F2">
        <w:rPr>
          <w:rFonts w:ascii="Segoe UI Light" w:hAnsi="Segoe UI Light"/>
          <w:b/>
          <w:sz w:val="26"/>
          <w:szCs w:val="26"/>
        </w:rPr>
        <w:t>Technology in the 20</w:t>
      </w:r>
      <w:r w:rsidRPr="005203F2">
        <w:rPr>
          <w:rFonts w:ascii="Segoe UI Light" w:hAnsi="Segoe UI Light"/>
          <w:b/>
          <w:sz w:val="26"/>
          <w:szCs w:val="26"/>
          <w:vertAlign w:val="superscript"/>
        </w:rPr>
        <w:t>th</w:t>
      </w:r>
      <w:r w:rsidRPr="005203F2">
        <w:rPr>
          <w:rFonts w:ascii="Segoe UI Light" w:hAnsi="Segoe UI Light"/>
          <w:b/>
          <w:sz w:val="26"/>
          <w:szCs w:val="26"/>
        </w:rPr>
        <w:t xml:space="preserve"> and 21</w:t>
      </w:r>
      <w:r w:rsidRPr="005203F2">
        <w:rPr>
          <w:rFonts w:ascii="Segoe UI Light" w:hAnsi="Segoe UI Light"/>
          <w:b/>
          <w:sz w:val="26"/>
          <w:szCs w:val="26"/>
          <w:vertAlign w:val="superscript"/>
        </w:rPr>
        <w:t>st</w:t>
      </w:r>
      <w:r w:rsidRPr="005203F2">
        <w:rPr>
          <w:rFonts w:ascii="Segoe UI Light" w:hAnsi="Segoe UI Light"/>
          <w:b/>
          <w:sz w:val="26"/>
          <w:szCs w:val="26"/>
        </w:rPr>
        <w:t xml:space="preserve"> Century</w:t>
      </w:r>
    </w:p>
    <w:p w:rsidR="001C4120" w:rsidRPr="005203F2" w:rsidRDefault="001C4120" w:rsidP="001C4120">
      <w:pPr>
        <w:spacing w:line="360" w:lineRule="auto"/>
        <w:jc w:val="both"/>
        <w:rPr>
          <w:rFonts w:ascii="Segoe UI Light" w:hAnsi="Segoe UI Light"/>
          <w:sz w:val="26"/>
          <w:szCs w:val="26"/>
        </w:rPr>
      </w:pPr>
      <w:commentRangeStart w:id="66"/>
      <w:r w:rsidRPr="005203F2">
        <w:rPr>
          <w:rFonts w:ascii="Segoe UI Light" w:hAnsi="Segoe UI Light"/>
          <w:sz w:val="26"/>
          <w:szCs w:val="26"/>
        </w:rPr>
        <w:t>Technology in the 20</w:t>
      </w:r>
      <w:r w:rsidRPr="005203F2">
        <w:rPr>
          <w:rFonts w:ascii="Segoe UI Light" w:hAnsi="Segoe UI Light"/>
          <w:sz w:val="26"/>
          <w:szCs w:val="26"/>
          <w:vertAlign w:val="superscript"/>
        </w:rPr>
        <w:t>th</w:t>
      </w:r>
      <w:r w:rsidRPr="005203F2">
        <w:rPr>
          <w:rFonts w:ascii="Segoe UI Light" w:hAnsi="Segoe UI Light"/>
          <w:sz w:val="26"/>
          <w:szCs w:val="26"/>
        </w:rPr>
        <w:t xml:space="preserve"> century advanced so rapidly, first with the invention of distributable electricity, airplanes paving the way for more inventions and the expansion of man’s thinking to the possibility of technology and science. </w:t>
      </w:r>
      <w:commentRangeEnd w:id="66"/>
      <w:r w:rsidR="00A64AA2">
        <w:rPr>
          <w:rStyle w:val="CommentReference"/>
        </w:rPr>
        <w:commentReference w:id="66"/>
      </w:r>
      <w:commentRangeStart w:id="67"/>
      <w:r w:rsidRPr="005203F2">
        <w:rPr>
          <w:rFonts w:ascii="Segoe UI Light" w:hAnsi="Segoe UI Light"/>
          <w:sz w:val="26"/>
          <w:szCs w:val="26"/>
        </w:rPr>
        <w:t>Modern trains, steel ships, and better health care</w:t>
      </w:r>
      <w:commentRangeEnd w:id="67"/>
      <w:r w:rsidR="00A64AA2">
        <w:rPr>
          <w:rStyle w:val="CommentReference"/>
        </w:rPr>
        <w:commentReference w:id="67"/>
      </w:r>
      <w:r w:rsidRPr="005203F2">
        <w:rPr>
          <w:rFonts w:ascii="Segoe UI Light" w:hAnsi="Segoe UI Light"/>
          <w:sz w:val="26"/>
          <w:szCs w:val="26"/>
        </w:rPr>
        <w:t xml:space="preserve">. </w:t>
      </w:r>
      <w:commentRangeStart w:id="68"/>
      <w:r w:rsidRPr="005203F2">
        <w:rPr>
          <w:rFonts w:ascii="Segoe UI Light" w:hAnsi="Segoe UI Light"/>
          <w:sz w:val="26"/>
          <w:szCs w:val="26"/>
        </w:rPr>
        <w:t xml:space="preserve">At no point in history has it been better to </w:t>
      </w:r>
      <w:r w:rsidRPr="005203F2">
        <w:rPr>
          <w:rFonts w:ascii="Segoe UI Light" w:hAnsi="Segoe UI Light"/>
          <w:sz w:val="26"/>
          <w:szCs w:val="26"/>
        </w:rPr>
        <w:lastRenderedPageBreak/>
        <w:t>be a human because of this advancement</w:t>
      </w:r>
      <w:commentRangeEnd w:id="68"/>
      <w:r w:rsidR="00A64AA2">
        <w:rPr>
          <w:rStyle w:val="CommentReference"/>
        </w:rPr>
        <w:commentReference w:id="68"/>
      </w:r>
      <w:r w:rsidRPr="005203F2">
        <w:rPr>
          <w:rFonts w:ascii="Segoe UI Light" w:hAnsi="Segoe UI Light"/>
          <w:sz w:val="26"/>
          <w:szCs w:val="26"/>
        </w:rPr>
        <w:t>, but sadly it makes armed conflicts more ferocious and deadly.</w:t>
      </w:r>
    </w:p>
    <w:p w:rsidR="001C4120" w:rsidRPr="005203F2" w:rsidRDefault="001C4120" w:rsidP="001C4120">
      <w:pPr>
        <w:spacing w:line="360" w:lineRule="auto"/>
        <w:jc w:val="both"/>
        <w:rPr>
          <w:rFonts w:ascii="Segoe UI Light" w:hAnsi="Segoe UI Light"/>
          <w:sz w:val="26"/>
          <w:szCs w:val="26"/>
        </w:rPr>
      </w:pPr>
      <w:r w:rsidRPr="005203F2">
        <w:rPr>
          <w:rFonts w:ascii="Segoe UI Light" w:hAnsi="Segoe UI Light"/>
          <w:sz w:val="26"/>
          <w:szCs w:val="26"/>
        </w:rPr>
        <w:t xml:space="preserve">All this technology combined makes </w:t>
      </w:r>
      <w:commentRangeStart w:id="69"/>
      <w:r w:rsidRPr="005203F2">
        <w:rPr>
          <w:rFonts w:ascii="Segoe UI Light" w:hAnsi="Segoe UI Light"/>
          <w:sz w:val="26"/>
          <w:szCs w:val="26"/>
        </w:rPr>
        <w:t>for improved standard of living</w:t>
      </w:r>
      <w:commentRangeEnd w:id="69"/>
      <w:r w:rsidR="00A64AA2">
        <w:rPr>
          <w:rStyle w:val="CommentReference"/>
        </w:rPr>
        <w:commentReference w:id="69"/>
      </w:r>
      <w:r w:rsidRPr="005203F2">
        <w:rPr>
          <w:rFonts w:ascii="Segoe UI Light" w:hAnsi="Segoe UI Light"/>
          <w:sz w:val="26"/>
          <w:szCs w:val="26"/>
        </w:rPr>
        <w:t xml:space="preserve">, there is also a </w:t>
      </w:r>
      <w:commentRangeStart w:id="70"/>
      <w:r w:rsidRPr="005203F2">
        <w:rPr>
          <w:rFonts w:ascii="Segoe UI Light" w:hAnsi="Segoe UI Light"/>
          <w:sz w:val="26"/>
          <w:szCs w:val="26"/>
        </w:rPr>
        <w:t xml:space="preserve">shift in culture. In the past most people worked and lived off their farms but today farming is </w:t>
      </w:r>
      <w:proofErr w:type="spellStart"/>
      <w:r w:rsidRPr="005203F2">
        <w:rPr>
          <w:rFonts w:ascii="Segoe UI Light" w:hAnsi="Segoe UI Light"/>
          <w:sz w:val="26"/>
          <w:szCs w:val="26"/>
        </w:rPr>
        <w:t>practised</w:t>
      </w:r>
      <w:proofErr w:type="spellEnd"/>
      <w:r w:rsidRPr="005203F2">
        <w:rPr>
          <w:rFonts w:ascii="Segoe UI Light" w:hAnsi="Segoe UI Light"/>
          <w:sz w:val="26"/>
          <w:szCs w:val="26"/>
        </w:rPr>
        <w:t xml:space="preserve"> on an industrial scale, and a lot of people </w:t>
      </w:r>
      <w:del w:id="71" w:author="Kate" w:date="2015-02-22T19:47:00Z">
        <w:r w:rsidRPr="005203F2" w:rsidDel="00A64AA2">
          <w:rPr>
            <w:rFonts w:ascii="Segoe UI Light" w:hAnsi="Segoe UI Light"/>
            <w:sz w:val="26"/>
            <w:szCs w:val="26"/>
          </w:rPr>
          <w:delText xml:space="preserve">that </w:delText>
        </w:r>
      </w:del>
      <w:ins w:id="72" w:author="Kate" w:date="2015-02-22T19:47:00Z">
        <w:r w:rsidR="00A64AA2">
          <w:rPr>
            <w:rFonts w:ascii="Segoe UI Light" w:hAnsi="Segoe UI Light"/>
            <w:sz w:val="26"/>
            <w:szCs w:val="26"/>
          </w:rPr>
          <w:t xml:space="preserve">who </w:t>
        </w:r>
      </w:ins>
      <w:r w:rsidRPr="005203F2">
        <w:rPr>
          <w:rFonts w:ascii="Segoe UI Light" w:hAnsi="Segoe UI Light"/>
          <w:sz w:val="26"/>
          <w:szCs w:val="26"/>
        </w:rPr>
        <w:t xml:space="preserve">would have </w:t>
      </w:r>
      <w:commentRangeEnd w:id="70"/>
      <w:r w:rsidR="00A64AA2">
        <w:rPr>
          <w:rStyle w:val="CommentReference"/>
        </w:rPr>
        <w:commentReference w:id="70"/>
      </w:r>
      <w:r w:rsidRPr="005203F2">
        <w:rPr>
          <w:rFonts w:ascii="Segoe UI Light" w:hAnsi="Segoe UI Light"/>
          <w:sz w:val="26"/>
          <w:szCs w:val="26"/>
        </w:rPr>
        <w:t xml:space="preserve">been farmers </w:t>
      </w:r>
      <w:del w:id="73" w:author="Kate" w:date="2015-02-22T19:47:00Z">
        <w:r w:rsidRPr="005203F2" w:rsidDel="00A64AA2">
          <w:rPr>
            <w:rFonts w:ascii="Segoe UI Light" w:hAnsi="Segoe UI Light"/>
            <w:sz w:val="26"/>
            <w:szCs w:val="26"/>
          </w:rPr>
          <w:delText>are migrating</w:delText>
        </w:r>
      </w:del>
      <w:proofErr w:type="gramStart"/>
      <w:ins w:id="74" w:author="Kate" w:date="2015-02-22T19:47:00Z">
        <w:r w:rsidR="00A64AA2">
          <w:rPr>
            <w:rFonts w:ascii="Segoe UI Light" w:hAnsi="Segoe UI Light"/>
            <w:sz w:val="26"/>
            <w:szCs w:val="26"/>
          </w:rPr>
          <w:t xml:space="preserve">migrate </w:t>
        </w:r>
      </w:ins>
      <w:r w:rsidRPr="005203F2">
        <w:rPr>
          <w:rFonts w:ascii="Segoe UI Light" w:hAnsi="Segoe UI Light"/>
          <w:sz w:val="26"/>
          <w:szCs w:val="26"/>
        </w:rPr>
        <w:t xml:space="preserve"> to</w:t>
      </w:r>
      <w:proofErr w:type="gramEnd"/>
      <w:r w:rsidRPr="005203F2">
        <w:rPr>
          <w:rFonts w:ascii="Segoe UI Light" w:hAnsi="Segoe UI Light"/>
          <w:sz w:val="26"/>
          <w:szCs w:val="26"/>
        </w:rPr>
        <w:t xml:space="preserve"> the city to look for work in factories</w:t>
      </w:r>
      <w:ins w:id="75" w:author="Kate" w:date="2015-02-22T19:47:00Z">
        <w:r w:rsidR="00A64AA2">
          <w:rPr>
            <w:rFonts w:ascii="Segoe UI Light" w:hAnsi="Segoe UI Light"/>
            <w:sz w:val="26"/>
            <w:szCs w:val="26"/>
          </w:rPr>
          <w:t>.</w:t>
        </w:r>
      </w:ins>
      <w:del w:id="76" w:author="Kate" w:date="2015-02-22T19:47:00Z">
        <w:r w:rsidRPr="005203F2" w:rsidDel="00A64AA2">
          <w:rPr>
            <w:rFonts w:ascii="Segoe UI Light" w:hAnsi="Segoe UI Light"/>
            <w:sz w:val="26"/>
            <w:szCs w:val="26"/>
          </w:rPr>
          <w:delText xml:space="preserve"> and many other endeavours</w:delText>
        </w:r>
      </w:del>
      <w:r w:rsidRPr="005203F2">
        <w:rPr>
          <w:rFonts w:ascii="Segoe UI Light" w:hAnsi="Segoe UI Light"/>
          <w:sz w:val="26"/>
          <w:szCs w:val="26"/>
        </w:rPr>
        <w:t>.</w:t>
      </w:r>
    </w:p>
    <w:p w:rsidR="001C4120" w:rsidRPr="00B83419" w:rsidRDefault="001C4120" w:rsidP="001C4120">
      <w:pPr>
        <w:spacing w:line="360" w:lineRule="auto"/>
        <w:jc w:val="both"/>
        <w:rPr>
          <w:rFonts w:ascii="Segoe UI Light" w:hAnsi="Segoe UI Light"/>
          <w:sz w:val="24"/>
        </w:rPr>
      </w:pPr>
      <w:r w:rsidRPr="005203F2">
        <w:rPr>
          <w:rFonts w:ascii="Segoe UI Light" w:hAnsi="Segoe UI Light"/>
          <w:sz w:val="26"/>
          <w:szCs w:val="26"/>
        </w:rPr>
        <w:t>The most notable improvement in technology of the 21</w:t>
      </w:r>
      <w:r w:rsidRPr="005203F2">
        <w:rPr>
          <w:rFonts w:ascii="Segoe UI Light" w:hAnsi="Segoe UI Light"/>
          <w:sz w:val="26"/>
          <w:szCs w:val="26"/>
          <w:vertAlign w:val="superscript"/>
        </w:rPr>
        <w:t>st</w:t>
      </w:r>
      <w:r w:rsidRPr="005203F2">
        <w:rPr>
          <w:rFonts w:ascii="Segoe UI Light" w:hAnsi="Segoe UI Light"/>
          <w:sz w:val="26"/>
          <w:szCs w:val="26"/>
        </w:rPr>
        <w:t xml:space="preserve"> century is the rapid advancement in computer, fuelled by the invention of transistors, thus making computing devises smaller and powerful. This lead to the rise of the portable computing devices like laptops and </w:t>
      </w:r>
      <w:ins w:id="77" w:author="Kate" w:date="2015-02-22T19:48:00Z">
        <w:r w:rsidR="00A64AA2">
          <w:rPr>
            <w:rFonts w:ascii="Segoe UI Light" w:hAnsi="Segoe UI Light"/>
            <w:sz w:val="26"/>
            <w:szCs w:val="26"/>
          </w:rPr>
          <w:t>s</w:t>
        </w:r>
      </w:ins>
      <w:del w:id="78" w:author="Kate" w:date="2015-02-22T19:48:00Z">
        <w:r w:rsidRPr="005203F2" w:rsidDel="00A64AA2">
          <w:rPr>
            <w:rFonts w:ascii="Segoe UI Light" w:hAnsi="Segoe UI Light"/>
            <w:sz w:val="26"/>
            <w:szCs w:val="26"/>
          </w:rPr>
          <w:delText>S</w:delText>
        </w:r>
      </w:del>
      <w:r w:rsidRPr="005203F2">
        <w:rPr>
          <w:rFonts w:ascii="Segoe UI Light" w:hAnsi="Segoe UI Light"/>
          <w:sz w:val="26"/>
          <w:szCs w:val="26"/>
        </w:rPr>
        <w:t>martphone</w:t>
      </w:r>
      <w:ins w:id="79" w:author="Kate" w:date="2015-02-22T19:48:00Z">
        <w:r w:rsidR="00A64AA2">
          <w:rPr>
            <w:rFonts w:ascii="Segoe UI Light" w:hAnsi="Segoe UI Light"/>
            <w:sz w:val="26"/>
            <w:szCs w:val="26"/>
          </w:rPr>
          <w:t>s</w:t>
        </w:r>
      </w:ins>
      <w:r w:rsidRPr="005203F2">
        <w:rPr>
          <w:rFonts w:ascii="Segoe UI Light" w:hAnsi="Segoe UI Light"/>
          <w:sz w:val="26"/>
          <w:szCs w:val="26"/>
        </w:rPr>
        <w:t xml:space="preserve">, and the </w:t>
      </w:r>
      <w:del w:id="80" w:author="Kate" w:date="2015-02-22T19:48:00Z">
        <w:r w:rsidRPr="005203F2" w:rsidDel="00A64AA2">
          <w:rPr>
            <w:rFonts w:ascii="Segoe UI Light" w:hAnsi="Segoe UI Light"/>
            <w:sz w:val="26"/>
            <w:szCs w:val="26"/>
          </w:rPr>
          <w:delText xml:space="preserve">spreading of the </w:delText>
        </w:r>
      </w:del>
      <w:r w:rsidRPr="005203F2">
        <w:rPr>
          <w:rFonts w:ascii="Segoe UI Light" w:hAnsi="Segoe UI Light"/>
          <w:sz w:val="26"/>
          <w:szCs w:val="26"/>
        </w:rPr>
        <w:t xml:space="preserve">internet, </w:t>
      </w:r>
      <w:commentRangeStart w:id="81"/>
      <w:r w:rsidRPr="005203F2">
        <w:rPr>
          <w:rFonts w:ascii="Segoe UI Light" w:hAnsi="Segoe UI Light"/>
          <w:sz w:val="26"/>
          <w:szCs w:val="26"/>
        </w:rPr>
        <w:t xml:space="preserve">that is underpinned by massive data </w:t>
      </w:r>
      <w:proofErr w:type="spellStart"/>
      <w:r w:rsidRPr="005203F2">
        <w:rPr>
          <w:rFonts w:ascii="Segoe UI Light" w:hAnsi="Segoe UI Light"/>
          <w:sz w:val="26"/>
          <w:szCs w:val="26"/>
        </w:rPr>
        <w:t>centres</w:t>
      </w:r>
      <w:proofErr w:type="spellEnd"/>
      <w:r w:rsidRPr="005203F2">
        <w:rPr>
          <w:rFonts w:ascii="Segoe UI Light" w:hAnsi="Segoe UI Light"/>
          <w:sz w:val="26"/>
          <w:szCs w:val="26"/>
        </w:rPr>
        <w:t xml:space="preserve"> </w:t>
      </w:r>
      <w:proofErr w:type="gramStart"/>
      <w:r w:rsidRPr="005203F2">
        <w:rPr>
          <w:rFonts w:ascii="Segoe UI Light" w:hAnsi="Segoe UI Light"/>
          <w:sz w:val="26"/>
          <w:szCs w:val="26"/>
        </w:rPr>
        <w:t>around</w:t>
      </w:r>
      <w:proofErr w:type="gramEnd"/>
      <w:r w:rsidRPr="005203F2">
        <w:rPr>
          <w:rFonts w:ascii="Segoe UI Light" w:hAnsi="Segoe UI Light"/>
          <w:sz w:val="26"/>
          <w:szCs w:val="26"/>
        </w:rPr>
        <w:t xml:space="preserve"> the world</w:t>
      </w:r>
      <w:commentRangeEnd w:id="81"/>
      <w:r w:rsidR="00A64AA2">
        <w:rPr>
          <w:rStyle w:val="CommentReference"/>
        </w:rPr>
        <w:commentReference w:id="81"/>
      </w:r>
      <w:r w:rsidRPr="00B83419">
        <w:rPr>
          <w:rFonts w:ascii="Segoe UI Light" w:hAnsi="Segoe UI Light"/>
          <w:sz w:val="24"/>
        </w:rPr>
        <w:t>.</w:t>
      </w:r>
    </w:p>
    <w:p w:rsidR="001C4120" w:rsidRPr="00B83419" w:rsidRDefault="001C4120" w:rsidP="001C4120">
      <w:pPr>
        <w:rPr>
          <w:rFonts w:ascii="Segoe UI Light" w:hAnsi="Segoe UI Light"/>
          <w:b/>
          <w:sz w:val="28"/>
        </w:rPr>
      </w:pPr>
      <w:r w:rsidRPr="00B83419">
        <w:rPr>
          <w:rFonts w:ascii="Segoe UI Light" w:hAnsi="Segoe UI Light"/>
          <w:b/>
          <w:sz w:val="28"/>
        </w:rPr>
        <w:t>Technology and Business</w:t>
      </w:r>
    </w:p>
    <w:p w:rsidR="001C4120" w:rsidRPr="00B83419" w:rsidRDefault="001C4120" w:rsidP="001C4120">
      <w:pPr>
        <w:jc w:val="both"/>
        <w:rPr>
          <w:rFonts w:ascii="Segoe UI Light" w:hAnsi="Segoe UI Light"/>
          <w:sz w:val="26"/>
          <w:szCs w:val="26"/>
        </w:rPr>
      </w:pPr>
      <w:r w:rsidRPr="00B83419">
        <w:rPr>
          <w:rFonts w:ascii="Segoe UI Light" w:hAnsi="Segoe UI Light"/>
          <w:sz w:val="26"/>
          <w:szCs w:val="26"/>
        </w:rPr>
        <w:t xml:space="preserve">The internet has changed the way business is done, it has brought in new players in most industries, and killed off old ones that failed to adapt or adapted slowly.  With your internet connection you can work from anywhere in the world, communicate with people half way across the world </w:t>
      </w:r>
      <w:commentRangeStart w:id="82"/>
      <w:r w:rsidRPr="00B83419">
        <w:rPr>
          <w:rFonts w:ascii="Segoe UI Light" w:hAnsi="Segoe UI Light"/>
          <w:sz w:val="26"/>
          <w:szCs w:val="26"/>
        </w:rPr>
        <w:t>without having to set up expensive infrastructure</w:t>
      </w:r>
      <w:del w:id="83" w:author="Kate" w:date="2015-02-22T19:49:00Z">
        <w:r w:rsidRPr="00B83419" w:rsidDel="00A64AA2">
          <w:rPr>
            <w:rFonts w:ascii="Segoe UI Light" w:hAnsi="Segoe UI Light"/>
            <w:sz w:val="26"/>
            <w:szCs w:val="26"/>
          </w:rPr>
          <w:delText>s</w:delText>
        </w:r>
      </w:del>
      <w:r w:rsidRPr="00B83419">
        <w:rPr>
          <w:rFonts w:ascii="Segoe UI Light" w:hAnsi="Segoe UI Light"/>
          <w:sz w:val="26"/>
          <w:szCs w:val="26"/>
        </w:rPr>
        <w:t>.</w:t>
      </w:r>
      <w:commentRangeEnd w:id="82"/>
      <w:r w:rsidR="00A64AA2">
        <w:rPr>
          <w:rStyle w:val="CommentReference"/>
        </w:rPr>
        <w:commentReference w:id="82"/>
      </w:r>
    </w:p>
    <w:p w:rsidR="001C4120" w:rsidRPr="00B83419" w:rsidRDefault="001C4120" w:rsidP="001C4120">
      <w:pPr>
        <w:jc w:val="both"/>
        <w:rPr>
          <w:rFonts w:ascii="Segoe UI Light" w:hAnsi="Segoe UI Light"/>
          <w:color w:val="FF0000"/>
          <w:sz w:val="26"/>
          <w:szCs w:val="26"/>
        </w:rPr>
      </w:pPr>
    </w:p>
    <w:p w:rsidR="001C4120" w:rsidRPr="00B83419" w:rsidRDefault="001C4120" w:rsidP="001C4120">
      <w:pPr>
        <w:jc w:val="both"/>
        <w:rPr>
          <w:rFonts w:ascii="Euphemia" w:hAnsi="Euphemia"/>
          <w:sz w:val="26"/>
          <w:szCs w:val="26"/>
        </w:rPr>
      </w:pPr>
      <w:commentRangeStart w:id="84"/>
      <w:r w:rsidRPr="00B83419">
        <w:rPr>
          <w:rFonts w:ascii="Segoe UI Light" w:hAnsi="Segoe UI Light"/>
          <w:sz w:val="26"/>
          <w:szCs w:val="26"/>
        </w:rPr>
        <w:t>In the past, modern technology was not common place in businesses beyond the accounting department and other departments that require computation for huge data. Fast forward to today, security of data of all kinds is part of business strategy, and not just in technology companies, but also companies in different fields</w:t>
      </w:r>
      <w:r w:rsidRPr="00B83419">
        <w:rPr>
          <w:rFonts w:ascii="Euphemia" w:hAnsi="Euphemia"/>
          <w:sz w:val="26"/>
          <w:szCs w:val="26"/>
        </w:rPr>
        <w:t>.</w:t>
      </w:r>
    </w:p>
    <w:commentRangeEnd w:id="84"/>
    <w:p w:rsidR="001C4120" w:rsidRDefault="00A64AA2" w:rsidP="001C4120">
      <w:r>
        <w:rPr>
          <w:rStyle w:val="CommentReference"/>
        </w:rPr>
        <w:commentReference w:id="84"/>
      </w:r>
    </w:p>
    <w:p w:rsidR="001C4120" w:rsidRPr="00B83419" w:rsidRDefault="001C4120" w:rsidP="001C4120">
      <w:pPr>
        <w:spacing w:line="360" w:lineRule="auto"/>
        <w:jc w:val="both"/>
        <w:rPr>
          <w:rFonts w:ascii="Segoe UI Light" w:hAnsi="Segoe UI Light"/>
          <w:sz w:val="26"/>
          <w:szCs w:val="26"/>
        </w:rPr>
      </w:pPr>
      <w:commentRangeStart w:id="85"/>
      <w:r w:rsidRPr="00B83419">
        <w:rPr>
          <w:rFonts w:ascii="Segoe UI Light" w:hAnsi="Segoe UI Light"/>
          <w:sz w:val="26"/>
          <w:szCs w:val="26"/>
        </w:rPr>
        <w:lastRenderedPageBreak/>
        <w:t xml:space="preserve">The rise of the </w:t>
      </w:r>
      <w:commentRangeEnd w:id="85"/>
      <w:r w:rsidR="00A64AA2">
        <w:rPr>
          <w:rStyle w:val="CommentReference"/>
        </w:rPr>
        <w:commentReference w:id="85"/>
      </w:r>
      <w:r w:rsidRPr="00B83419">
        <w:rPr>
          <w:rFonts w:ascii="Segoe UI Light" w:hAnsi="Segoe UI Light"/>
          <w:sz w:val="26"/>
          <w:szCs w:val="26"/>
        </w:rPr>
        <w:t xml:space="preserve">remote workers is accelerating, instead of companies employing unskilled workers for jobs that require little training, and incurring huge overhead along the </w:t>
      </w:r>
      <w:commentRangeStart w:id="86"/>
      <w:r w:rsidRPr="00B83419">
        <w:rPr>
          <w:rFonts w:ascii="Segoe UI Light" w:hAnsi="Segoe UI Light"/>
          <w:sz w:val="26"/>
          <w:szCs w:val="26"/>
        </w:rPr>
        <w:t xml:space="preserve">way, they </w:t>
      </w:r>
      <w:commentRangeEnd w:id="86"/>
      <w:r w:rsidR="00A64AA2">
        <w:rPr>
          <w:rStyle w:val="CommentReference"/>
        </w:rPr>
        <w:commentReference w:id="86"/>
      </w:r>
      <w:r w:rsidRPr="00B83419">
        <w:rPr>
          <w:rFonts w:ascii="Segoe UI Light" w:hAnsi="Segoe UI Light"/>
          <w:sz w:val="26"/>
          <w:szCs w:val="26"/>
        </w:rPr>
        <w:t>outsource the job to contractors who are paid by the hour. This style has become widely used because it is considered to be cost effective and flexible: firms only pay for the services rendered and no more. Outsourcing jobs can also increase the pool of talented workers available to anyone that require such services, for instance, most Nigerian banks have their web interfaces built in India or other countries where they have a huge pool of advanced technical workers.</w:t>
      </w:r>
    </w:p>
    <w:p w:rsidR="001C4120" w:rsidRDefault="001C4120" w:rsidP="001C4120">
      <w:pPr>
        <w:rPr>
          <w:rFonts w:ascii="Euphemia" w:hAnsi="Euphemia"/>
          <w:sz w:val="24"/>
        </w:rPr>
      </w:pPr>
    </w:p>
    <w:p w:rsidR="001C4120" w:rsidRDefault="001C4120" w:rsidP="001C4120">
      <w:pPr>
        <w:spacing w:line="360" w:lineRule="auto"/>
        <w:jc w:val="both"/>
        <w:rPr>
          <w:rFonts w:ascii="Segoe UI Light" w:hAnsi="Segoe UI Light"/>
          <w:sz w:val="26"/>
          <w:szCs w:val="26"/>
        </w:rPr>
      </w:pPr>
      <w:commentRangeStart w:id="87"/>
      <w:r w:rsidRPr="005203F2">
        <w:rPr>
          <w:rFonts w:ascii="Segoe UI Light" w:hAnsi="Segoe UI Light"/>
          <w:sz w:val="26"/>
          <w:szCs w:val="26"/>
        </w:rPr>
        <w:t>This new concept along with the popularity of the internet has created legions of entrepreneurs whose business model</w:t>
      </w:r>
      <w:ins w:id="88" w:author="Kate" w:date="2015-02-22T19:50:00Z">
        <w:r w:rsidR="00A64AA2">
          <w:rPr>
            <w:rFonts w:ascii="Segoe UI Light" w:hAnsi="Segoe UI Light"/>
            <w:sz w:val="26"/>
            <w:szCs w:val="26"/>
          </w:rPr>
          <w:t>s</w:t>
        </w:r>
      </w:ins>
      <w:r w:rsidRPr="005203F2">
        <w:rPr>
          <w:rFonts w:ascii="Segoe UI Light" w:hAnsi="Segoe UI Light"/>
          <w:sz w:val="26"/>
          <w:szCs w:val="26"/>
        </w:rPr>
        <w:t xml:space="preserve"> are solely reliant on the internet with very little physical presence. It has made setting up businesses easier. </w:t>
      </w:r>
      <w:commentRangeEnd w:id="87"/>
      <w:r w:rsidR="00A64AA2">
        <w:rPr>
          <w:rStyle w:val="CommentReference"/>
        </w:rPr>
        <w:commentReference w:id="87"/>
      </w:r>
    </w:p>
    <w:p w:rsidR="001C4120" w:rsidRDefault="001C4120" w:rsidP="001C4120">
      <w:pPr>
        <w:spacing w:line="360" w:lineRule="auto"/>
        <w:jc w:val="both"/>
        <w:rPr>
          <w:rFonts w:ascii="Segoe UI Light" w:hAnsi="Segoe UI Light"/>
          <w:sz w:val="26"/>
          <w:szCs w:val="26"/>
        </w:rPr>
      </w:pPr>
      <w:r w:rsidRPr="005203F2">
        <w:rPr>
          <w:rFonts w:ascii="Segoe UI Light" w:hAnsi="Segoe UI Light"/>
          <w:sz w:val="26"/>
          <w:szCs w:val="26"/>
        </w:rPr>
        <w:t>With an app built by a freelance developer, you assemble freelance workers, from data entry clerks, accountants, to business developers and virtual assistants. With this you can quickly test your business model/idea to see if there is a market for it, from there you can build out a standard company, or you kill it off if you don’t gain traction, without having to deal with huge rent, and loads of legislation, laying off staff is as easy as clicking a button to end contracts over the internet</w:t>
      </w:r>
      <w:r>
        <w:rPr>
          <w:rFonts w:ascii="Segoe UI Light" w:hAnsi="Segoe UI Light"/>
          <w:sz w:val="26"/>
          <w:szCs w:val="26"/>
        </w:rPr>
        <w:t>.</w:t>
      </w:r>
    </w:p>
    <w:p w:rsidR="001C4120" w:rsidRPr="005203F2" w:rsidRDefault="001C4120" w:rsidP="001C4120">
      <w:pPr>
        <w:spacing w:line="360" w:lineRule="auto"/>
        <w:jc w:val="both"/>
        <w:rPr>
          <w:rFonts w:ascii="Segoe UI Light" w:hAnsi="Segoe UI Light"/>
          <w:sz w:val="26"/>
          <w:szCs w:val="26"/>
        </w:rPr>
      </w:pPr>
      <w:r>
        <w:rPr>
          <w:rFonts w:ascii="Segoe UI Light" w:hAnsi="Segoe UI Light"/>
          <w:sz w:val="26"/>
          <w:szCs w:val="26"/>
        </w:rPr>
        <w:t xml:space="preserve">In the technology industry, the implication of virtual workers for businesses of any size is </w:t>
      </w:r>
      <w:proofErr w:type="gramStart"/>
      <w:r>
        <w:rPr>
          <w:rFonts w:ascii="Segoe UI Light" w:hAnsi="Segoe UI Light"/>
          <w:sz w:val="26"/>
          <w:szCs w:val="26"/>
        </w:rPr>
        <w:t>profound,</w:t>
      </w:r>
      <w:proofErr w:type="gramEnd"/>
      <w:r>
        <w:rPr>
          <w:rFonts w:ascii="Segoe UI Light" w:hAnsi="Segoe UI Light"/>
          <w:sz w:val="26"/>
          <w:szCs w:val="26"/>
        </w:rPr>
        <w:t xml:space="preserve"> by sharing the service of highly skilled workers they hence share the cost of such highly specialised skills and still get quality services.</w:t>
      </w:r>
    </w:p>
    <w:p w:rsidR="001C4120" w:rsidRPr="00B83419" w:rsidRDefault="001C4120" w:rsidP="001C4120">
      <w:pPr>
        <w:rPr>
          <w:rFonts w:ascii="Segoe UI Light" w:hAnsi="Segoe UI Light"/>
        </w:rPr>
      </w:pPr>
    </w:p>
    <w:p w:rsidR="001C4120" w:rsidRDefault="001C4120" w:rsidP="001C4120"/>
    <w:p w:rsidR="001C4120" w:rsidRDefault="001C4120" w:rsidP="001C4120"/>
    <w:p w:rsidR="001C4120" w:rsidRDefault="001C4120" w:rsidP="001C4120"/>
    <w:p w:rsidR="001C4120" w:rsidRDefault="001C4120" w:rsidP="001C4120"/>
    <w:p w:rsidR="001C4120" w:rsidRPr="00FE5766" w:rsidRDefault="001C4120" w:rsidP="001C4120">
      <w:pPr>
        <w:jc w:val="center"/>
        <w:rPr>
          <w:rFonts w:ascii="Segoe UI Light" w:hAnsi="Segoe UI Light"/>
          <w:sz w:val="24"/>
        </w:rPr>
      </w:pPr>
      <w:r w:rsidRPr="00FE5766">
        <w:rPr>
          <w:rFonts w:ascii="Segoe UI Light" w:hAnsi="Segoe UI Light"/>
          <w:sz w:val="24"/>
        </w:rPr>
        <w:t>CHAPTER TWO</w:t>
      </w:r>
    </w:p>
    <w:p w:rsidR="001C4120" w:rsidRDefault="001C4120" w:rsidP="001C4120">
      <w:pPr>
        <w:jc w:val="center"/>
        <w:rPr>
          <w:rFonts w:ascii="Segoe UI Light" w:hAnsi="Segoe UI Light"/>
          <w:b/>
          <w:sz w:val="48"/>
        </w:rPr>
      </w:pPr>
      <w:r w:rsidRPr="00FE5766">
        <w:rPr>
          <w:rFonts w:ascii="Segoe UI Light" w:hAnsi="Segoe UI Light"/>
          <w:b/>
          <w:sz w:val="48"/>
        </w:rPr>
        <w:t>PRODUCT</w:t>
      </w:r>
    </w:p>
    <w:p w:rsidR="001C4120" w:rsidRPr="00561A25" w:rsidRDefault="001C4120" w:rsidP="001C4120">
      <w:pPr>
        <w:spacing w:line="360" w:lineRule="auto"/>
        <w:jc w:val="both"/>
        <w:rPr>
          <w:rFonts w:ascii="Segoe UI Light" w:hAnsi="Segoe UI Light"/>
          <w:b/>
          <w:sz w:val="26"/>
          <w:szCs w:val="26"/>
        </w:rPr>
      </w:pPr>
      <w:proofErr w:type="gramStart"/>
      <w:r w:rsidRPr="001C4120">
        <w:rPr>
          <w:rFonts w:ascii="Segoe UI Light" w:hAnsi="Segoe UI Light"/>
          <w:b/>
          <w:color w:val="548DD4" w:themeColor="text2" w:themeTint="99"/>
          <w:sz w:val="26"/>
          <w:szCs w:val="26"/>
        </w:rPr>
        <w:t>2.1</w:t>
      </w:r>
      <w:r>
        <w:rPr>
          <w:rFonts w:ascii="Segoe UI Light" w:hAnsi="Segoe UI Light"/>
          <w:b/>
          <w:sz w:val="26"/>
          <w:szCs w:val="26"/>
        </w:rPr>
        <w:t xml:space="preserve">  </w:t>
      </w:r>
      <w:r w:rsidRPr="001C4120">
        <w:rPr>
          <w:rFonts w:ascii="Segoe UI Light" w:hAnsi="Segoe UI Light"/>
          <w:b/>
          <w:sz w:val="36"/>
          <w:szCs w:val="26"/>
        </w:rPr>
        <w:t>The</w:t>
      </w:r>
      <w:proofErr w:type="gramEnd"/>
      <w:r w:rsidRPr="001C4120">
        <w:rPr>
          <w:rFonts w:ascii="Segoe UI Light" w:hAnsi="Segoe UI Light"/>
          <w:b/>
          <w:sz w:val="36"/>
          <w:szCs w:val="26"/>
        </w:rPr>
        <w:t xml:space="preserve"> Problem</w:t>
      </w:r>
    </w:p>
    <w:p w:rsidR="001C4120" w:rsidRPr="00561A25" w:rsidRDefault="001C4120" w:rsidP="001C4120">
      <w:pPr>
        <w:spacing w:line="360" w:lineRule="auto"/>
        <w:ind w:firstLine="720"/>
        <w:jc w:val="both"/>
        <w:rPr>
          <w:rFonts w:ascii="Segoe UI Light" w:hAnsi="Segoe UI Light"/>
          <w:sz w:val="26"/>
          <w:szCs w:val="26"/>
        </w:rPr>
      </w:pPr>
      <w:r w:rsidRPr="00561A25">
        <w:rPr>
          <w:rFonts w:ascii="Segoe UI Light" w:hAnsi="Segoe UI Light"/>
          <w:sz w:val="26"/>
          <w:szCs w:val="26"/>
        </w:rPr>
        <w:t xml:space="preserve">Sometimes we all need bespoke outfits for </w:t>
      </w:r>
      <w:commentRangeStart w:id="89"/>
      <w:r w:rsidRPr="00561A25">
        <w:rPr>
          <w:rFonts w:ascii="Segoe UI Light" w:hAnsi="Segoe UI Light"/>
          <w:sz w:val="26"/>
          <w:szCs w:val="26"/>
        </w:rPr>
        <w:t>special occasions</w:t>
      </w:r>
      <w:commentRangeEnd w:id="89"/>
      <w:r w:rsidR="00A64AA2">
        <w:rPr>
          <w:rStyle w:val="CommentReference"/>
        </w:rPr>
        <w:commentReference w:id="89"/>
      </w:r>
      <w:ins w:id="90" w:author="Kate" w:date="2015-02-22T19:51:00Z">
        <w:r w:rsidR="00A64AA2">
          <w:rPr>
            <w:rFonts w:ascii="Segoe UI Light" w:hAnsi="Segoe UI Light"/>
            <w:sz w:val="26"/>
            <w:szCs w:val="26"/>
          </w:rPr>
          <w:t xml:space="preserve">. </w:t>
        </w:r>
        <w:proofErr w:type="spellStart"/>
        <w:r w:rsidR="00A64AA2">
          <w:rPr>
            <w:rFonts w:ascii="Segoe UI Light" w:hAnsi="Segoe UI Light"/>
            <w:sz w:val="26"/>
            <w:szCs w:val="26"/>
          </w:rPr>
          <w:t>T</w:t>
        </w:r>
      </w:ins>
      <w:del w:id="91" w:author="Kate" w:date="2015-02-22T19:51:00Z">
        <w:r w:rsidRPr="00561A25" w:rsidDel="00A64AA2">
          <w:rPr>
            <w:rFonts w:ascii="Segoe UI Light" w:hAnsi="Segoe UI Light"/>
            <w:sz w:val="26"/>
            <w:szCs w:val="26"/>
          </w:rPr>
          <w:delText>;</w:delText>
        </w:r>
      </w:del>
      <w:r w:rsidRPr="00561A25">
        <w:rPr>
          <w:rFonts w:ascii="Segoe UI Light" w:hAnsi="Segoe UI Light"/>
          <w:sz w:val="26"/>
          <w:szCs w:val="26"/>
        </w:rPr>
        <w:t xml:space="preserve"> </w:t>
      </w:r>
      <w:del w:id="92" w:author="Kate" w:date="2015-02-22T19:52:00Z">
        <w:r w:rsidRPr="00561A25" w:rsidDel="00A64AA2">
          <w:rPr>
            <w:rFonts w:ascii="Segoe UI Light" w:hAnsi="Segoe UI Light"/>
            <w:sz w:val="26"/>
            <w:szCs w:val="26"/>
          </w:rPr>
          <w:delText>t</w:delText>
        </w:r>
      </w:del>
      <w:r w:rsidRPr="00561A25">
        <w:rPr>
          <w:rFonts w:ascii="Segoe UI Light" w:hAnsi="Segoe UI Light"/>
          <w:sz w:val="26"/>
          <w:szCs w:val="26"/>
        </w:rPr>
        <w:t>his</w:t>
      </w:r>
      <w:proofErr w:type="spellEnd"/>
      <w:r w:rsidRPr="00561A25">
        <w:rPr>
          <w:rFonts w:ascii="Segoe UI Light" w:hAnsi="Segoe UI Light"/>
          <w:sz w:val="26"/>
          <w:szCs w:val="26"/>
        </w:rPr>
        <w:t xml:space="preserve"> is especially true for Africans, who like to show their deep cultural heritage, rich background and history. </w:t>
      </w:r>
      <w:del w:id="93" w:author="Kate" w:date="2015-02-22T19:52:00Z">
        <w:r w:rsidRPr="00561A25" w:rsidDel="00A64AA2">
          <w:rPr>
            <w:rFonts w:ascii="Segoe UI Light" w:hAnsi="Segoe UI Light"/>
            <w:sz w:val="26"/>
            <w:szCs w:val="26"/>
          </w:rPr>
          <w:delText xml:space="preserve">So </w:delText>
        </w:r>
      </w:del>
      <w:proofErr w:type="gramStart"/>
      <w:r w:rsidRPr="00561A25">
        <w:rPr>
          <w:rFonts w:ascii="Segoe UI Light" w:hAnsi="Segoe UI Light"/>
          <w:sz w:val="26"/>
          <w:szCs w:val="26"/>
        </w:rPr>
        <w:t>no</w:t>
      </w:r>
      <w:proofErr w:type="gramEnd"/>
      <w:r w:rsidRPr="00561A25">
        <w:rPr>
          <w:rFonts w:ascii="Segoe UI Light" w:hAnsi="Segoe UI Light"/>
          <w:sz w:val="26"/>
          <w:szCs w:val="26"/>
        </w:rPr>
        <w:t xml:space="preserve"> matter their place of residence around the world, they like to have </w:t>
      </w:r>
      <w:del w:id="94" w:author="Kate" w:date="2015-02-22T19:52:00Z">
        <w:r w:rsidRPr="00561A25" w:rsidDel="00A64AA2">
          <w:rPr>
            <w:rFonts w:ascii="Segoe UI Light" w:hAnsi="Segoe UI Light"/>
            <w:sz w:val="26"/>
            <w:szCs w:val="26"/>
          </w:rPr>
          <w:delText>these services</w:delText>
        </w:r>
      </w:del>
      <w:ins w:id="95" w:author="Kate" w:date="2015-02-22T19:52:00Z">
        <w:r w:rsidR="00A64AA2">
          <w:rPr>
            <w:rFonts w:ascii="Segoe UI Light" w:hAnsi="Segoe UI Light"/>
            <w:sz w:val="26"/>
            <w:szCs w:val="26"/>
          </w:rPr>
          <w:t>specific garments</w:t>
        </w:r>
      </w:ins>
      <w:r w:rsidRPr="00561A25">
        <w:rPr>
          <w:rFonts w:ascii="Segoe UI Light" w:hAnsi="Segoe UI Light"/>
          <w:sz w:val="26"/>
          <w:szCs w:val="26"/>
        </w:rPr>
        <w:t xml:space="preserve"> available, just as they long for traditional meals even in the Diaspora. I have knowledge of a hair stylist in Nigeria recording her work on video that will be sent to London, so it can be replicated by another hair stylist over there.</w:t>
      </w:r>
    </w:p>
    <w:p w:rsidR="001C4120" w:rsidRPr="00561A25" w:rsidRDefault="001C4120" w:rsidP="001C4120">
      <w:pPr>
        <w:spacing w:line="360" w:lineRule="auto"/>
        <w:jc w:val="both"/>
        <w:rPr>
          <w:rFonts w:ascii="Segoe UI Light" w:hAnsi="Segoe UI Light"/>
          <w:sz w:val="26"/>
          <w:szCs w:val="26"/>
        </w:rPr>
      </w:pPr>
      <w:r w:rsidRPr="00561A25">
        <w:rPr>
          <w:rFonts w:ascii="Segoe UI Light" w:hAnsi="Segoe UI Light"/>
          <w:sz w:val="26"/>
          <w:szCs w:val="26"/>
        </w:rPr>
        <w:t>In Nigeria, especially Lagos</w:t>
      </w:r>
      <w:ins w:id="96" w:author="Kate" w:date="2015-02-22T19:52:00Z">
        <w:r w:rsidR="00A64AA2">
          <w:rPr>
            <w:rFonts w:ascii="Segoe UI Light" w:hAnsi="Segoe UI Light"/>
            <w:sz w:val="26"/>
            <w:szCs w:val="26"/>
          </w:rPr>
          <w:t>,</w:t>
        </w:r>
      </w:ins>
      <w:r w:rsidRPr="00561A25">
        <w:rPr>
          <w:rFonts w:ascii="Segoe UI Light" w:hAnsi="Segoe UI Light"/>
          <w:sz w:val="26"/>
          <w:szCs w:val="26"/>
        </w:rPr>
        <w:t xml:space="preserve"> most professionals </w:t>
      </w:r>
      <w:del w:id="97" w:author="Kate" w:date="2015-02-22T19:52:00Z">
        <w:r w:rsidRPr="00561A25" w:rsidDel="00A64AA2">
          <w:rPr>
            <w:rFonts w:ascii="Segoe UI Light" w:hAnsi="Segoe UI Light"/>
            <w:sz w:val="26"/>
            <w:szCs w:val="26"/>
          </w:rPr>
          <w:delText xml:space="preserve">or business people </w:delText>
        </w:r>
      </w:del>
      <w:r w:rsidRPr="00561A25">
        <w:rPr>
          <w:rFonts w:ascii="Segoe UI Light" w:hAnsi="Segoe UI Light"/>
          <w:sz w:val="26"/>
          <w:szCs w:val="26"/>
        </w:rPr>
        <w:t xml:space="preserve">are short on time; they have to deal with heavy traffic to and from their destinations it is estimated that </w:t>
      </w:r>
      <w:proofErr w:type="spellStart"/>
      <w:r w:rsidRPr="00561A25">
        <w:rPr>
          <w:rFonts w:ascii="Segoe UI Light" w:hAnsi="Segoe UI Light"/>
          <w:sz w:val="26"/>
          <w:szCs w:val="26"/>
        </w:rPr>
        <w:t>Lagosians</w:t>
      </w:r>
      <w:proofErr w:type="spellEnd"/>
      <w:r w:rsidRPr="00561A25">
        <w:rPr>
          <w:rFonts w:ascii="Segoe UI Light" w:hAnsi="Segoe UI Light"/>
          <w:sz w:val="26"/>
          <w:szCs w:val="26"/>
        </w:rPr>
        <w:t xml:space="preserve"> spend anywhere from 20 minutes to 1 hour at the bus </w:t>
      </w:r>
      <w:proofErr w:type="gramStart"/>
      <w:ins w:id="98" w:author="Kate" w:date="2015-02-22T19:52:00Z">
        <w:r w:rsidR="00A64AA2">
          <w:rPr>
            <w:rFonts w:ascii="Segoe UI Light" w:hAnsi="Segoe UI Light"/>
            <w:sz w:val="26"/>
            <w:szCs w:val="26"/>
          </w:rPr>
          <w:t>s</w:t>
        </w:r>
      </w:ins>
      <w:r w:rsidRPr="00561A25">
        <w:rPr>
          <w:rFonts w:ascii="Segoe UI Light" w:hAnsi="Segoe UI Light"/>
          <w:sz w:val="26"/>
          <w:szCs w:val="26"/>
        </w:rPr>
        <w:t>top(</w:t>
      </w:r>
      <w:proofErr w:type="gramEnd"/>
      <w:r w:rsidRPr="00561A25">
        <w:rPr>
          <w:rFonts w:ascii="Segoe UI Light" w:hAnsi="Segoe UI Light"/>
          <w:color w:val="FF0000"/>
          <w:sz w:val="26"/>
          <w:szCs w:val="26"/>
        </w:rPr>
        <w:t>cite</w:t>
      </w:r>
      <w:r w:rsidRPr="00561A25">
        <w:rPr>
          <w:rFonts w:ascii="Segoe UI Light" w:hAnsi="Segoe UI Light"/>
          <w:sz w:val="26"/>
          <w:szCs w:val="26"/>
        </w:rPr>
        <w:t>). This situation means less time to spen</w:t>
      </w:r>
      <w:commentRangeStart w:id="99"/>
      <w:r w:rsidRPr="00561A25">
        <w:rPr>
          <w:rFonts w:ascii="Segoe UI Light" w:hAnsi="Segoe UI Light"/>
          <w:sz w:val="26"/>
          <w:szCs w:val="26"/>
        </w:rPr>
        <w:t xml:space="preserve">d with family and fulfil other social obligations. </w:t>
      </w:r>
      <w:proofErr w:type="gramStart"/>
      <w:r w:rsidRPr="00561A25">
        <w:rPr>
          <w:rFonts w:ascii="Segoe UI Light" w:hAnsi="Segoe UI Light"/>
          <w:sz w:val="26"/>
          <w:szCs w:val="26"/>
        </w:rPr>
        <w:t xml:space="preserve">This class </w:t>
      </w:r>
      <w:commentRangeEnd w:id="99"/>
      <w:r w:rsidR="00A64AA2">
        <w:rPr>
          <w:rStyle w:val="CommentReference"/>
        </w:rPr>
        <w:commentReference w:id="99"/>
      </w:r>
      <w:r w:rsidRPr="00561A25">
        <w:rPr>
          <w:rFonts w:ascii="Segoe UI Light" w:hAnsi="Segoe UI Light"/>
          <w:sz w:val="26"/>
          <w:szCs w:val="26"/>
        </w:rPr>
        <w:t>of people are</w:t>
      </w:r>
      <w:proofErr w:type="gramEnd"/>
      <w:r w:rsidRPr="00561A25">
        <w:rPr>
          <w:rFonts w:ascii="Segoe UI Light" w:hAnsi="Segoe UI Light"/>
          <w:sz w:val="26"/>
          <w:szCs w:val="26"/>
        </w:rPr>
        <w:t xml:space="preserve"> the demographic that is targeted by Suave Stitches. They have disposable income, but lack the time. We all know how online grocery shopping saves time and resources that is the same convenience that we offer. </w:t>
      </w:r>
      <w:ins w:id="100" w:author="Kate" w:date="2015-02-22T19:53:00Z">
        <w:r w:rsidR="00A64AA2">
          <w:rPr>
            <w:rFonts w:ascii="Segoe UI Light" w:hAnsi="Segoe UI Light"/>
            <w:sz w:val="26"/>
            <w:szCs w:val="26"/>
          </w:rPr>
          <w:t>Make a direct comparison to an existing online grocery here.</w:t>
        </w:r>
      </w:ins>
    </w:p>
    <w:p w:rsidR="001C4120" w:rsidRDefault="001C4120" w:rsidP="001C4120">
      <w:pPr>
        <w:rPr>
          <w:rFonts w:ascii="Euphemia" w:hAnsi="Euphemia"/>
          <w:sz w:val="24"/>
        </w:rPr>
      </w:pPr>
    </w:p>
    <w:p w:rsidR="001C4120" w:rsidRDefault="001C4120" w:rsidP="001C4120">
      <w:pPr>
        <w:rPr>
          <w:rFonts w:ascii="Euphemia" w:hAnsi="Euphemia"/>
          <w:sz w:val="24"/>
        </w:rPr>
      </w:pPr>
    </w:p>
    <w:p w:rsidR="001C4120" w:rsidRDefault="001C4120" w:rsidP="001C4120">
      <w:pPr>
        <w:rPr>
          <w:rFonts w:ascii="Euphemia" w:hAnsi="Euphemia"/>
          <w:sz w:val="24"/>
        </w:rPr>
      </w:pPr>
    </w:p>
    <w:p w:rsidR="001C4120" w:rsidRDefault="001C4120" w:rsidP="001C4120">
      <w:pPr>
        <w:rPr>
          <w:rFonts w:ascii="Euphemia" w:hAnsi="Euphemia"/>
          <w:sz w:val="24"/>
        </w:rPr>
      </w:pPr>
    </w:p>
    <w:p w:rsidR="001C4120" w:rsidRDefault="001C4120" w:rsidP="001C4120"/>
    <w:p w:rsidR="001C4120" w:rsidRDefault="001C4120" w:rsidP="001C4120"/>
    <w:p w:rsidR="001C4120" w:rsidRDefault="001C4120" w:rsidP="001C4120"/>
    <w:p w:rsidR="001C4120" w:rsidRDefault="001C4120" w:rsidP="001C4120">
      <w:pPr>
        <w:spacing w:after="0" w:line="240" w:lineRule="auto"/>
        <w:jc w:val="center"/>
      </w:pPr>
      <w:r>
        <w:t>Clothing plays an important role in African culture</w:t>
      </w:r>
    </w:p>
    <w:p w:rsidR="001C4120" w:rsidRDefault="001C4120" w:rsidP="001C4120">
      <w:r>
        <w:rPr>
          <w:noProof/>
        </w:rPr>
        <w:drawing>
          <wp:inline distT="0" distB="0" distL="0" distR="0" wp14:anchorId="11A350C6" wp14:editId="415E79BF">
            <wp:extent cx="5717516" cy="5234444"/>
            <wp:effectExtent l="19050" t="0" r="0" b="0"/>
            <wp:docPr id="4" name="Picture 4" descr="C:\Users\TOOCHUWKUO AVOAJA\Desktop\African-Tradit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OCHUWKUO AVOAJA\Desktop\African-Traditional.png"/>
                    <pic:cNvPicPr>
                      <a:picLocks noChangeAspect="1" noChangeArrowheads="1"/>
                    </pic:cNvPicPr>
                  </pic:nvPicPr>
                  <pic:blipFill>
                    <a:blip r:embed="rId9"/>
                    <a:srcRect/>
                    <a:stretch>
                      <a:fillRect/>
                    </a:stretch>
                  </pic:blipFill>
                  <pic:spPr bwMode="auto">
                    <a:xfrm>
                      <a:off x="0" y="0"/>
                      <a:ext cx="5719445" cy="5236210"/>
                    </a:xfrm>
                    <a:prstGeom prst="rect">
                      <a:avLst/>
                    </a:prstGeom>
                    <a:noFill/>
                    <a:ln w="9525">
                      <a:noFill/>
                      <a:miter lim="800000"/>
                      <a:headEnd/>
                      <a:tailEnd/>
                    </a:ln>
                  </pic:spPr>
                </pic:pic>
              </a:graphicData>
            </a:graphic>
          </wp:inline>
        </w:drawing>
      </w:r>
    </w:p>
    <w:p w:rsidR="001C4120" w:rsidRPr="008F4A82" w:rsidRDefault="001C4120" w:rsidP="001C4120">
      <w:pPr>
        <w:rPr>
          <w:rFonts w:ascii="Segoe UI Light" w:hAnsi="Segoe UI Light"/>
          <w:sz w:val="28"/>
          <w:szCs w:val="28"/>
        </w:rPr>
      </w:pPr>
      <w:commentRangeStart w:id="101"/>
      <w:r>
        <w:rPr>
          <w:rFonts w:ascii="Segoe UI Light" w:hAnsi="Segoe UI Light"/>
          <w:b/>
          <w:sz w:val="28"/>
          <w:szCs w:val="28"/>
        </w:rPr>
        <w:t>1</w:t>
      </w:r>
      <w:r w:rsidRPr="00561A25">
        <w:rPr>
          <w:rFonts w:ascii="Segoe UI Light" w:hAnsi="Segoe UI Light"/>
          <w:sz w:val="28"/>
          <w:szCs w:val="28"/>
        </w:rPr>
        <w:t xml:space="preserve"> Arrival of </w:t>
      </w:r>
      <w:proofErr w:type="spellStart"/>
      <w:r w:rsidRPr="00561A25">
        <w:rPr>
          <w:rFonts w:ascii="Segoe UI Light" w:hAnsi="Segoe UI Light"/>
          <w:sz w:val="28"/>
          <w:szCs w:val="28"/>
        </w:rPr>
        <w:t>Taureg</w:t>
      </w:r>
      <w:proofErr w:type="spellEnd"/>
      <w:r w:rsidRPr="00561A25">
        <w:rPr>
          <w:rFonts w:ascii="Segoe UI Light" w:hAnsi="Segoe UI Light"/>
          <w:sz w:val="28"/>
          <w:szCs w:val="28"/>
        </w:rPr>
        <w:t xml:space="preserve"> Guest at a wedding, Mali</w:t>
      </w:r>
    </w:p>
    <w:p w:rsidR="001C4120" w:rsidRPr="00561A25" w:rsidRDefault="001C4120" w:rsidP="001C4120">
      <w:pPr>
        <w:rPr>
          <w:rFonts w:ascii="Segoe UI Light" w:hAnsi="Segoe UI Light"/>
          <w:sz w:val="28"/>
          <w:szCs w:val="28"/>
        </w:rPr>
      </w:pPr>
      <w:r>
        <w:rPr>
          <w:rFonts w:ascii="Segoe UI Light" w:hAnsi="Segoe UI Light"/>
          <w:b/>
          <w:sz w:val="28"/>
          <w:szCs w:val="28"/>
        </w:rPr>
        <w:t>2</w:t>
      </w:r>
      <w:r w:rsidRPr="00561A25">
        <w:rPr>
          <w:rFonts w:ascii="Segoe UI Light" w:hAnsi="Segoe UI Light"/>
          <w:sz w:val="28"/>
          <w:szCs w:val="28"/>
        </w:rPr>
        <w:t xml:space="preserve"> Emir</w:t>
      </w:r>
      <w:r>
        <w:rPr>
          <w:rFonts w:ascii="Segoe UI Light" w:hAnsi="Segoe UI Light"/>
          <w:sz w:val="28"/>
          <w:szCs w:val="28"/>
        </w:rPr>
        <w:t xml:space="preserve"> of </w:t>
      </w:r>
      <w:proofErr w:type="spellStart"/>
      <w:r>
        <w:rPr>
          <w:rFonts w:ascii="Segoe UI Light" w:hAnsi="Segoe UI Light"/>
          <w:sz w:val="28"/>
          <w:szCs w:val="28"/>
        </w:rPr>
        <w:t>Kastina</w:t>
      </w:r>
      <w:proofErr w:type="spellEnd"/>
      <w:r>
        <w:rPr>
          <w:rFonts w:ascii="Segoe UI Light" w:hAnsi="Segoe UI Light"/>
          <w:sz w:val="28"/>
          <w:szCs w:val="28"/>
        </w:rPr>
        <w:t xml:space="preserve">, at </w:t>
      </w:r>
      <w:proofErr w:type="spellStart"/>
      <w:r>
        <w:rPr>
          <w:rFonts w:ascii="Segoe UI Light" w:hAnsi="Segoe UI Light"/>
          <w:sz w:val="28"/>
          <w:szCs w:val="28"/>
        </w:rPr>
        <w:t>Sallah</w:t>
      </w:r>
      <w:proofErr w:type="spellEnd"/>
      <w:r>
        <w:rPr>
          <w:rFonts w:ascii="Segoe UI Light" w:hAnsi="Segoe UI Light"/>
          <w:sz w:val="28"/>
          <w:szCs w:val="28"/>
        </w:rPr>
        <w:t xml:space="preserve"> </w:t>
      </w:r>
      <w:proofErr w:type="spellStart"/>
      <w:r>
        <w:rPr>
          <w:rFonts w:ascii="Segoe UI Light" w:hAnsi="Segoe UI Light"/>
          <w:sz w:val="28"/>
          <w:szCs w:val="28"/>
        </w:rPr>
        <w:t>Kastina</w:t>
      </w:r>
      <w:proofErr w:type="spellEnd"/>
      <w:r>
        <w:rPr>
          <w:rFonts w:ascii="Segoe UI Light" w:hAnsi="Segoe UI Light"/>
          <w:sz w:val="28"/>
          <w:szCs w:val="28"/>
        </w:rPr>
        <w:t xml:space="preserve"> S</w:t>
      </w:r>
      <w:r w:rsidRPr="00561A25">
        <w:rPr>
          <w:rFonts w:ascii="Segoe UI Light" w:hAnsi="Segoe UI Light"/>
          <w:sz w:val="28"/>
          <w:szCs w:val="28"/>
        </w:rPr>
        <w:t>tate</w:t>
      </w:r>
      <w:r>
        <w:rPr>
          <w:rFonts w:ascii="Segoe UI Light" w:hAnsi="Segoe UI Light"/>
          <w:sz w:val="28"/>
          <w:szCs w:val="28"/>
        </w:rPr>
        <w:t>,</w:t>
      </w:r>
      <w:r w:rsidRPr="00561A25">
        <w:rPr>
          <w:rFonts w:ascii="Segoe UI Light" w:hAnsi="Segoe UI Light"/>
          <w:sz w:val="28"/>
          <w:szCs w:val="28"/>
        </w:rPr>
        <w:t xml:space="preserve"> Nigeria</w:t>
      </w:r>
    </w:p>
    <w:p w:rsidR="001C4120" w:rsidRPr="00561A25" w:rsidRDefault="001C4120" w:rsidP="001C4120">
      <w:pPr>
        <w:rPr>
          <w:rFonts w:ascii="Segoe UI Light" w:hAnsi="Segoe UI Light"/>
          <w:sz w:val="28"/>
          <w:szCs w:val="28"/>
        </w:rPr>
      </w:pPr>
      <w:r w:rsidRPr="00561A25">
        <w:rPr>
          <w:rFonts w:ascii="Segoe UI Light" w:hAnsi="Segoe UI Light"/>
          <w:b/>
          <w:sz w:val="28"/>
          <w:szCs w:val="28"/>
        </w:rPr>
        <w:lastRenderedPageBreak/>
        <w:t>3</w:t>
      </w:r>
      <w:r w:rsidRPr="00561A25">
        <w:rPr>
          <w:rFonts w:ascii="Segoe UI Light" w:hAnsi="Segoe UI Light"/>
          <w:sz w:val="28"/>
          <w:szCs w:val="28"/>
        </w:rPr>
        <w:t xml:space="preserve"> </w:t>
      </w:r>
      <w:proofErr w:type="spellStart"/>
      <w:r w:rsidRPr="00561A25">
        <w:rPr>
          <w:rFonts w:ascii="Segoe UI Light" w:hAnsi="Segoe UI Light"/>
          <w:sz w:val="28"/>
          <w:szCs w:val="28"/>
        </w:rPr>
        <w:t>Massai</w:t>
      </w:r>
      <w:proofErr w:type="spellEnd"/>
      <w:r w:rsidRPr="00561A25">
        <w:rPr>
          <w:rFonts w:ascii="Segoe UI Light" w:hAnsi="Segoe UI Light"/>
          <w:sz w:val="28"/>
          <w:szCs w:val="28"/>
        </w:rPr>
        <w:t xml:space="preserve"> warriors initiates receiving Elders Blessing, Kenya</w:t>
      </w:r>
      <w:commentRangeEnd w:id="101"/>
      <w:r w:rsidR="005A1FDE">
        <w:rPr>
          <w:rStyle w:val="CommentReference"/>
        </w:rPr>
        <w:commentReference w:id="101"/>
      </w:r>
    </w:p>
    <w:p w:rsidR="001C4120" w:rsidRDefault="001C4120" w:rsidP="001C4120">
      <w:pPr>
        <w:spacing w:line="360" w:lineRule="auto"/>
        <w:jc w:val="both"/>
        <w:rPr>
          <w:rFonts w:ascii="Segoe UI Light" w:hAnsi="Segoe UI Light"/>
          <w:sz w:val="26"/>
          <w:szCs w:val="26"/>
        </w:rPr>
      </w:pPr>
      <w:r w:rsidRPr="008F4A82">
        <w:rPr>
          <w:rFonts w:ascii="Segoe UI Light" w:hAnsi="Segoe UI Light"/>
          <w:sz w:val="26"/>
          <w:szCs w:val="26"/>
        </w:rPr>
        <w:t xml:space="preserve">Given the rowdy nature of most Nigeria’s markets, it is usually an unpleasant place to visit. There is nothing like leisurely browsing the </w:t>
      </w:r>
      <w:ins w:id="102" w:author="Kate" w:date="2015-02-22T19:55:00Z">
        <w:r w:rsidR="005A1FDE">
          <w:rPr>
            <w:rFonts w:ascii="Segoe UI Light" w:hAnsi="Segoe UI Light"/>
            <w:sz w:val="26"/>
            <w:szCs w:val="26"/>
          </w:rPr>
          <w:t>a</w:t>
        </w:r>
      </w:ins>
      <w:r w:rsidRPr="008F4A82">
        <w:rPr>
          <w:rFonts w:ascii="Segoe UI Light" w:hAnsi="Segoe UI Light"/>
          <w:sz w:val="26"/>
          <w:szCs w:val="26"/>
        </w:rPr>
        <w:t xml:space="preserve">isles because they are </w:t>
      </w:r>
      <w:del w:id="103" w:author="Kate" w:date="2015-02-22T19:55:00Z">
        <w:r w:rsidRPr="008F4A82" w:rsidDel="005A1FDE">
          <w:rPr>
            <w:rFonts w:ascii="Segoe UI Light" w:hAnsi="Segoe UI Light"/>
            <w:sz w:val="26"/>
            <w:szCs w:val="26"/>
          </w:rPr>
          <w:delText>disorganised</w:delText>
        </w:r>
      </w:del>
      <w:ins w:id="104" w:author="Kate" w:date="2015-02-22T19:55:00Z">
        <w:r w:rsidR="005A1FDE">
          <w:rPr>
            <w:rFonts w:ascii="Segoe UI Light" w:hAnsi="Segoe UI Light"/>
            <w:sz w:val="26"/>
            <w:szCs w:val="26"/>
          </w:rPr>
          <w:t xml:space="preserve">disorganized. </w:t>
        </w:r>
      </w:ins>
      <w:del w:id="105" w:author="Kate" w:date="2015-02-22T19:55:00Z">
        <w:r w:rsidRPr="008F4A82" w:rsidDel="005A1FDE">
          <w:rPr>
            <w:rFonts w:ascii="Segoe UI Light" w:hAnsi="Segoe UI Light"/>
            <w:sz w:val="26"/>
            <w:szCs w:val="26"/>
          </w:rPr>
          <w:delText>,</w:delText>
        </w:r>
      </w:del>
      <w:r w:rsidRPr="008F4A82">
        <w:rPr>
          <w:rFonts w:ascii="Segoe UI Light" w:hAnsi="Segoe UI Light"/>
          <w:sz w:val="26"/>
          <w:szCs w:val="26"/>
        </w:rPr>
        <w:t xml:space="preserve"> </w:t>
      </w:r>
      <w:ins w:id="106" w:author="Kate" w:date="2015-02-22T19:55:00Z">
        <w:r w:rsidR="005A1FDE">
          <w:rPr>
            <w:rFonts w:ascii="Segoe UI Light" w:hAnsi="Segoe UI Light"/>
            <w:sz w:val="26"/>
            <w:szCs w:val="26"/>
          </w:rPr>
          <w:t>Most people avoid them if they can (?)</w:t>
        </w:r>
      </w:ins>
      <w:proofErr w:type="gramStart"/>
      <w:r w:rsidRPr="008F4A82">
        <w:rPr>
          <w:rFonts w:ascii="Segoe UI Light" w:hAnsi="Segoe UI Light"/>
          <w:sz w:val="26"/>
          <w:szCs w:val="26"/>
        </w:rPr>
        <w:t>they</w:t>
      </w:r>
      <w:proofErr w:type="gramEnd"/>
      <w:r w:rsidRPr="008F4A82">
        <w:rPr>
          <w:rFonts w:ascii="Segoe UI Light" w:hAnsi="Segoe UI Light"/>
          <w:sz w:val="26"/>
          <w:szCs w:val="26"/>
        </w:rPr>
        <w:t xml:space="preserve"> are rather avoided unless for important reasons.</w:t>
      </w:r>
    </w:p>
    <w:p w:rsidR="001C4120" w:rsidRDefault="001C4120" w:rsidP="001C4120">
      <w:pPr>
        <w:jc w:val="both"/>
        <w:rPr>
          <w:rFonts w:ascii="Euphemia" w:hAnsi="Euphemia"/>
          <w:sz w:val="24"/>
        </w:rPr>
      </w:pPr>
    </w:p>
    <w:p w:rsidR="001C4120" w:rsidRPr="005F4391" w:rsidRDefault="001C4120" w:rsidP="001C4120">
      <w:pPr>
        <w:jc w:val="center"/>
        <w:rPr>
          <w:rFonts w:ascii="Segoe UI Light" w:hAnsi="Segoe UI Light"/>
          <w:b/>
          <w:sz w:val="20"/>
          <w:szCs w:val="26"/>
        </w:rPr>
      </w:pPr>
      <w:commentRangeStart w:id="107"/>
      <w:r w:rsidRPr="005F4391">
        <w:rPr>
          <w:rFonts w:ascii="Segoe UI Light" w:hAnsi="Segoe UI Light"/>
          <w:b/>
          <w:sz w:val="20"/>
          <w:szCs w:val="26"/>
        </w:rPr>
        <w:t>The entrance to a typical Nigerian market</w:t>
      </w:r>
      <w:commentRangeEnd w:id="107"/>
      <w:r w:rsidR="005A1FDE">
        <w:rPr>
          <w:rStyle w:val="CommentReference"/>
        </w:rPr>
        <w:commentReference w:id="107"/>
      </w:r>
    </w:p>
    <w:p w:rsidR="001C4120" w:rsidRPr="00177606" w:rsidRDefault="001C4120" w:rsidP="001C4120">
      <w:pPr>
        <w:jc w:val="both"/>
        <w:rPr>
          <w:rFonts w:ascii="Euphemia" w:hAnsi="Euphemia"/>
          <w:sz w:val="24"/>
        </w:rPr>
      </w:pPr>
      <w:r>
        <w:rPr>
          <w:rFonts w:ascii="Euphemia" w:hAnsi="Euphemia"/>
          <w:noProof/>
          <w:sz w:val="24"/>
        </w:rPr>
        <w:drawing>
          <wp:inline distT="0" distB="0" distL="0" distR="0" wp14:anchorId="1D18D891" wp14:editId="5D3900F9">
            <wp:extent cx="5943600" cy="2846705"/>
            <wp:effectExtent l="19050" t="0" r="0" b="0"/>
            <wp:docPr id="1" name="Picture 1" descr="C:\Users\TOOCHUWKUO AVOAJA\Desktop\a9f22daf6dc56340a40e70e3ff36e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OCHUWKUO AVOAJA\Desktop\a9f22daf6dc56340a40e70e3ff36e251.jpg"/>
                    <pic:cNvPicPr>
                      <a:picLocks noChangeAspect="1" noChangeArrowheads="1"/>
                    </pic:cNvPicPr>
                  </pic:nvPicPr>
                  <pic:blipFill>
                    <a:blip r:embed="rId10"/>
                    <a:srcRect/>
                    <a:stretch>
                      <a:fillRect/>
                    </a:stretch>
                  </pic:blipFill>
                  <pic:spPr bwMode="auto">
                    <a:xfrm>
                      <a:off x="0" y="0"/>
                      <a:ext cx="5943600" cy="2846705"/>
                    </a:xfrm>
                    <a:prstGeom prst="rect">
                      <a:avLst/>
                    </a:prstGeom>
                    <a:noFill/>
                    <a:ln w="9525">
                      <a:noFill/>
                      <a:miter lim="800000"/>
                      <a:headEnd/>
                      <a:tailEnd/>
                    </a:ln>
                  </pic:spPr>
                </pic:pic>
              </a:graphicData>
            </a:graphic>
          </wp:inline>
        </w:drawing>
      </w:r>
    </w:p>
    <w:p w:rsidR="001C4120" w:rsidRPr="006A1768" w:rsidRDefault="001C4120" w:rsidP="001C4120">
      <w:pPr>
        <w:spacing w:line="360" w:lineRule="auto"/>
        <w:jc w:val="both"/>
        <w:rPr>
          <w:rFonts w:ascii="Segoe UI Light" w:hAnsi="Segoe UI Light"/>
          <w:sz w:val="26"/>
          <w:szCs w:val="26"/>
        </w:rPr>
      </w:pPr>
      <w:r w:rsidRPr="006A1768">
        <w:rPr>
          <w:rFonts w:ascii="Segoe UI Light" w:hAnsi="Segoe UI Light"/>
          <w:sz w:val="26"/>
          <w:szCs w:val="26"/>
        </w:rPr>
        <w:t xml:space="preserve">Speaking of getting a good tailor is a shoot and miss experience. </w:t>
      </w:r>
      <w:commentRangeStart w:id="108"/>
      <w:r w:rsidRPr="006A1768">
        <w:rPr>
          <w:rFonts w:ascii="Segoe UI Light" w:hAnsi="Segoe UI Light"/>
          <w:sz w:val="26"/>
          <w:szCs w:val="26"/>
        </w:rPr>
        <w:t>Due to lack of strong laws, there is little relief for contracts gone sour, getting your money back is not worth the effort, and the fabric is wasted</w:t>
      </w:r>
      <w:commentRangeEnd w:id="108"/>
      <w:r w:rsidR="005A1FDE">
        <w:rPr>
          <w:rStyle w:val="CommentReference"/>
        </w:rPr>
        <w:commentReference w:id="108"/>
      </w:r>
      <w:r w:rsidRPr="006A1768">
        <w:rPr>
          <w:rFonts w:ascii="Segoe UI Light" w:hAnsi="Segoe UI Light"/>
          <w:sz w:val="26"/>
          <w:szCs w:val="26"/>
        </w:rPr>
        <w:t>. Prospective clients of these fashion designers</w:t>
      </w:r>
      <w:del w:id="109" w:author="Kate" w:date="2015-02-22T19:56:00Z">
        <w:r w:rsidRPr="006A1768" w:rsidDel="005A1FDE">
          <w:rPr>
            <w:rFonts w:ascii="Segoe UI Light" w:hAnsi="Segoe UI Light"/>
            <w:sz w:val="26"/>
            <w:szCs w:val="26"/>
          </w:rPr>
          <w:delText>,</w:delText>
        </w:r>
      </w:del>
      <w:r w:rsidRPr="006A1768">
        <w:rPr>
          <w:rFonts w:ascii="Segoe UI Light" w:hAnsi="Segoe UI Light"/>
          <w:sz w:val="26"/>
          <w:szCs w:val="26"/>
        </w:rPr>
        <w:t xml:space="preserve"> ask around for recommendations</w:t>
      </w:r>
      <w:ins w:id="110" w:author="Kate" w:date="2015-02-22T19:56:00Z">
        <w:r w:rsidR="005A1FDE">
          <w:rPr>
            <w:rFonts w:ascii="Segoe UI Light" w:hAnsi="Segoe UI Light"/>
            <w:sz w:val="26"/>
            <w:szCs w:val="26"/>
          </w:rPr>
          <w:t>.</w:t>
        </w:r>
      </w:ins>
      <w:del w:id="111" w:author="Kate" w:date="2015-02-22T19:56:00Z">
        <w:r w:rsidRPr="006A1768" w:rsidDel="005A1FDE">
          <w:rPr>
            <w:rFonts w:ascii="Segoe UI Light" w:hAnsi="Segoe UI Light"/>
            <w:sz w:val="26"/>
            <w:szCs w:val="26"/>
          </w:rPr>
          <w:delText>,</w:delText>
        </w:r>
      </w:del>
      <w:r w:rsidRPr="006A1768">
        <w:rPr>
          <w:rFonts w:ascii="Segoe UI Light" w:hAnsi="Segoe UI Light"/>
          <w:sz w:val="26"/>
          <w:szCs w:val="26"/>
        </w:rPr>
        <w:t xml:space="preserve"> </w:t>
      </w:r>
      <w:proofErr w:type="gramStart"/>
      <w:r w:rsidRPr="006A1768">
        <w:rPr>
          <w:rFonts w:ascii="Segoe UI Light" w:hAnsi="Segoe UI Light"/>
          <w:sz w:val="26"/>
          <w:szCs w:val="26"/>
        </w:rPr>
        <w:t>this</w:t>
      </w:r>
      <w:proofErr w:type="gramEnd"/>
      <w:r w:rsidRPr="006A1768">
        <w:rPr>
          <w:rFonts w:ascii="Segoe UI Light" w:hAnsi="Segoe UI Light"/>
          <w:sz w:val="26"/>
          <w:szCs w:val="26"/>
        </w:rPr>
        <w:t xml:space="preserve"> informal way of getting recommendations is not helpful as it can be biased </w:t>
      </w:r>
      <w:del w:id="112" w:author="Kate" w:date="2015-02-22T19:56:00Z">
        <w:r w:rsidRPr="006A1768" w:rsidDel="005A1FDE">
          <w:rPr>
            <w:rFonts w:ascii="Segoe UI Light" w:hAnsi="Segoe UI Light"/>
            <w:sz w:val="26"/>
            <w:szCs w:val="26"/>
          </w:rPr>
          <w:delText xml:space="preserve">or subjective i.e., vary from person to person. </w:delText>
        </w:r>
      </w:del>
      <w:r w:rsidRPr="006A1768">
        <w:rPr>
          <w:rFonts w:ascii="Segoe UI Light" w:hAnsi="Segoe UI Light"/>
          <w:sz w:val="26"/>
          <w:szCs w:val="26"/>
        </w:rPr>
        <w:t xml:space="preserve">When they do get </w:t>
      </w:r>
      <w:commentRangeStart w:id="113"/>
      <w:r w:rsidRPr="006A1768">
        <w:rPr>
          <w:rFonts w:ascii="Segoe UI Light" w:hAnsi="Segoe UI Light"/>
          <w:sz w:val="26"/>
          <w:szCs w:val="26"/>
        </w:rPr>
        <w:t>the reviews, and settle for their choice of tailors, clients have to deal with the expectation of disappointment, missed deadlines, and little excuses that only means more dashed hopes</w:t>
      </w:r>
      <w:commentRangeEnd w:id="113"/>
      <w:r w:rsidR="005A1FDE">
        <w:rPr>
          <w:rStyle w:val="CommentReference"/>
        </w:rPr>
        <w:commentReference w:id="113"/>
      </w:r>
    </w:p>
    <w:p w:rsidR="001C4120" w:rsidRPr="006A1768" w:rsidRDefault="001C4120" w:rsidP="001C4120">
      <w:pPr>
        <w:spacing w:line="360" w:lineRule="auto"/>
        <w:jc w:val="both"/>
        <w:rPr>
          <w:rFonts w:ascii="Segoe UI Light" w:hAnsi="Segoe UI Light"/>
          <w:sz w:val="26"/>
          <w:szCs w:val="26"/>
        </w:rPr>
      </w:pPr>
      <w:r w:rsidRPr="006A1768">
        <w:rPr>
          <w:rFonts w:ascii="Segoe UI Light" w:hAnsi="Segoe UI Light"/>
          <w:sz w:val="26"/>
          <w:szCs w:val="26"/>
        </w:rPr>
        <w:lastRenderedPageBreak/>
        <w:t xml:space="preserve">Most individuals have been burnt by these </w:t>
      </w:r>
      <w:del w:id="114" w:author="Kate" w:date="2015-02-22T19:57:00Z">
        <w:r w:rsidRPr="006A1768" w:rsidDel="005A1FDE">
          <w:rPr>
            <w:rFonts w:ascii="Segoe UI Light" w:hAnsi="Segoe UI Light"/>
            <w:sz w:val="26"/>
            <w:szCs w:val="26"/>
          </w:rPr>
          <w:delText xml:space="preserve">severally by these </w:delText>
        </w:r>
      </w:del>
      <w:r w:rsidRPr="006A1768">
        <w:rPr>
          <w:rFonts w:ascii="Segoe UI Light" w:hAnsi="Segoe UI Light"/>
          <w:sz w:val="26"/>
          <w:szCs w:val="26"/>
        </w:rPr>
        <w:t>tailors</w:t>
      </w:r>
      <w:del w:id="115" w:author="Kate" w:date="2015-02-22T19:57:00Z">
        <w:r w:rsidRPr="006A1768" w:rsidDel="005A1FDE">
          <w:rPr>
            <w:rFonts w:ascii="Segoe UI Light" w:hAnsi="Segoe UI Light"/>
            <w:sz w:val="26"/>
            <w:szCs w:val="26"/>
          </w:rPr>
          <w:delText>,</w:delText>
        </w:r>
      </w:del>
      <w:r w:rsidRPr="006A1768">
        <w:rPr>
          <w:rFonts w:ascii="Segoe UI Light" w:hAnsi="Segoe UI Light"/>
          <w:sz w:val="26"/>
          <w:szCs w:val="26"/>
        </w:rPr>
        <w:t xml:space="preserve"> and have mostly given up on </w:t>
      </w:r>
      <w:del w:id="116" w:author="Kate" w:date="2015-02-22T19:57:00Z">
        <w:r w:rsidRPr="006A1768" w:rsidDel="005A1FDE">
          <w:rPr>
            <w:rFonts w:ascii="Segoe UI Light" w:hAnsi="Segoe UI Light"/>
            <w:sz w:val="26"/>
            <w:szCs w:val="26"/>
          </w:rPr>
          <w:delText xml:space="preserve">the </w:delText>
        </w:r>
      </w:del>
      <w:r w:rsidRPr="006A1768">
        <w:rPr>
          <w:rFonts w:ascii="Segoe UI Light" w:hAnsi="Segoe UI Light"/>
          <w:sz w:val="26"/>
          <w:szCs w:val="26"/>
        </w:rPr>
        <w:t xml:space="preserve">local </w:t>
      </w:r>
      <w:proofErr w:type="spellStart"/>
      <w:proofErr w:type="gramStart"/>
      <w:r w:rsidRPr="006A1768">
        <w:rPr>
          <w:rFonts w:ascii="Segoe UI Light" w:hAnsi="Segoe UI Light"/>
          <w:sz w:val="26"/>
          <w:szCs w:val="26"/>
        </w:rPr>
        <w:t>tailors</w:t>
      </w:r>
      <w:ins w:id="117" w:author="Kate" w:date="2015-02-22T19:57:00Z">
        <w:r w:rsidR="005A1FDE">
          <w:rPr>
            <w:rFonts w:ascii="Segoe UI Light" w:hAnsi="Segoe UI Light"/>
            <w:sz w:val="26"/>
            <w:szCs w:val="26"/>
          </w:rPr>
          <w:t>.However</w:t>
        </w:r>
        <w:proofErr w:type="spellEnd"/>
        <w:r w:rsidR="005A1FDE">
          <w:rPr>
            <w:rFonts w:ascii="Segoe UI Light" w:hAnsi="Segoe UI Light"/>
            <w:sz w:val="26"/>
            <w:szCs w:val="26"/>
          </w:rPr>
          <w:t>,</w:t>
        </w:r>
        <w:proofErr w:type="gramEnd"/>
        <w:r w:rsidR="005A1FDE">
          <w:rPr>
            <w:rFonts w:ascii="Segoe UI Light" w:hAnsi="Segoe UI Light"/>
            <w:sz w:val="26"/>
            <w:szCs w:val="26"/>
          </w:rPr>
          <w:t xml:space="preserve"> </w:t>
        </w:r>
      </w:ins>
      <w:del w:id="118" w:author="Kate" w:date="2015-02-22T19:57:00Z">
        <w:r w:rsidRPr="006A1768" w:rsidDel="005A1FDE">
          <w:rPr>
            <w:rFonts w:ascii="Segoe UI Light" w:hAnsi="Segoe UI Light"/>
            <w:sz w:val="26"/>
            <w:szCs w:val="26"/>
          </w:rPr>
          <w:delText xml:space="preserve">, but </w:delText>
        </w:r>
      </w:del>
      <w:r w:rsidRPr="006A1768">
        <w:rPr>
          <w:rFonts w:ascii="Segoe UI Light" w:hAnsi="Segoe UI Light"/>
          <w:sz w:val="26"/>
          <w:szCs w:val="26"/>
        </w:rPr>
        <w:t>the skills and knowledge of the tailors are unique and cannot be replicated by industrialized processes or foreign designers</w:t>
      </w:r>
      <w:ins w:id="119" w:author="Kate" w:date="2015-02-22T19:57:00Z">
        <w:r w:rsidR="005A1FDE">
          <w:rPr>
            <w:rFonts w:ascii="Segoe UI Light" w:hAnsi="Segoe UI Light"/>
            <w:sz w:val="26"/>
            <w:szCs w:val="26"/>
          </w:rPr>
          <w:t xml:space="preserve">. This is because </w:t>
        </w:r>
      </w:ins>
      <w:del w:id="120" w:author="Kate" w:date="2015-02-22T19:57:00Z">
        <w:r w:rsidRPr="006A1768" w:rsidDel="005A1FDE">
          <w:rPr>
            <w:rFonts w:ascii="Segoe UI Light" w:hAnsi="Segoe UI Light"/>
            <w:sz w:val="26"/>
            <w:szCs w:val="26"/>
          </w:rPr>
          <w:delText xml:space="preserve">, because </w:delText>
        </w:r>
      </w:del>
      <w:r w:rsidRPr="006A1768">
        <w:rPr>
          <w:rFonts w:ascii="Segoe UI Light" w:hAnsi="Segoe UI Light"/>
          <w:sz w:val="26"/>
          <w:szCs w:val="26"/>
        </w:rPr>
        <w:t xml:space="preserve">their work </w:t>
      </w:r>
      <w:commentRangeStart w:id="121"/>
      <w:r w:rsidRPr="006A1768">
        <w:rPr>
          <w:rFonts w:ascii="Segoe UI Light" w:hAnsi="Segoe UI Light"/>
          <w:sz w:val="26"/>
          <w:szCs w:val="26"/>
        </w:rPr>
        <w:t>is not repeatable and the need to adapt to different styles, not for a season or fashion trend, but from client to client</w:t>
      </w:r>
      <w:commentRangeEnd w:id="121"/>
      <w:r w:rsidR="005A1FDE">
        <w:rPr>
          <w:rStyle w:val="CommentReference"/>
        </w:rPr>
        <w:commentReference w:id="121"/>
      </w:r>
      <w:r w:rsidRPr="006A1768">
        <w:rPr>
          <w:rFonts w:ascii="Segoe UI Light" w:hAnsi="Segoe UI Light"/>
          <w:sz w:val="26"/>
          <w:szCs w:val="26"/>
        </w:rPr>
        <w:t xml:space="preserve">. </w:t>
      </w:r>
      <w:commentRangeStart w:id="122"/>
      <w:r w:rsidRPr="006A1768">
        <w:rPr>
          <w:rFonts w:ascii="Segoe UI Light" w:hAnsi="Segoe UI Light"/>
          <w:sz w:val="26"/>
          <w:szCs w:val="26"/>
        </w:rPr>
        <w:t>Technology has not caught up to replace tailors, most garments on sale in the west, from high end stores, to the cheap knock off in supermarkets are sewn by hand abroad, some of them in countries with little regard for workers safety.</w:t>
      </w:r>
      <w:commentRangeEnd w:id="122"/>
      <w:r w:rsidR="005A1FDE">
        <w:rPr>
          <w:rStyle w:val="CommentReference"/>
        </w:rPr>
        <w:commentReference w:id="122"/>
      </w:r>
    </w:p>
    <w:p w:rsidR="001C4120" w:rsidRPr="006A1768" w:rsidRDefault="001C4120" w:rsidP="001C4120">
      <w:pPr>
        <w:spacing w:after="0"/>
        <w:jc w:val="center"/>
        <w:rPr>
          <w:rFonts w:ascii="Segoe UI Light" w:hAnsi="Segoe UI Light"/>
          <w:b/>
          <w:sz w:val="20"/>
        </w:rPr>
      </w:pPr>
      <w:commentRangeStart w:id="123"/>
      <w:r w:rsidRPr="006A1768">
        <w:rPr>
          <w:rFonts w:ascii="Segoe UI Light" w:hAnsi="Segoe UI Light"/>
          <w:b/>
          <w:sz w:val="20"/>
        </w:rPr>
        <w:t>Attending an occasion without the right attire is frowned upon</w:t>
      </w:r>
      <w:commentRangeEnd w:id="123"/>
      <w:r w:rsidR="005A1FDE">
        <w:rPr>
          <w:rStyle w:val="CommentReference"/>
        </w:rPr>
        <w:commentReference w:id="123"/>
      </w:r>
    </w:p>
    <w:p w:rsidR="001C4120" w:rsidRDefault="001C4120" w:rsidP="001C4120">
      <w:pPr>
        <w:spacing w:after="0"/>
        <w:jc w:val="both"/>
        <w:rPr>
          <w:rFonts w:ascii="Euphemia" w:hAnsi="Euphemia"/>
          <w:sz w:val="24"/>
        </w:rPr>
      </w:pPr>
      <w:r>
        <w:rPr>
          <w:rFonts w:ascii="Euphemia" w:hAnsi="Euphemia"/>
          <w:noProof/>
          <w:sz w:val="24"/>
        </w:rPr>
        <w:drawing>
          <wp:inline distT="0" distB="0" distL="0" distR="0" wp14:anchorId="456B96AD" wp14:editId="4B8047E9">
            <wp:extent cx="5467350" cy="4951562"/>
            <wp:effectExtent l="19050" t="0" r="0" b="0"/>
            <wp:docPr id="6" name="Picture 6" descr="C:\Users\TOOCHUWKUO AVOAJA\Desktop\Bridal_Tradit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OCHUWKUO AVOAJA\Desktop\Bridal_Traditional.png"/>
                    <pic:cNvPicPr>
                      <a:picLocks noChangeAspect="1" noChangeArrowheads="1"/>
                    </pic:cNvPicPr>
                  </pic:nvPicPr>
                  <pic:blipFill>
                    <a:blip r:embed="rId11"/>
                    <a:srcRect/>
                    <a:stretch>
                      <a:fillRect/>
                    </a:stretch>
                  </pic:blipFill>
                  <pic:spPr bwMode="auto">
                    <a:xfrm>
                      <a:off x="0" y="0"/>
                      <a:ext cx="5467536" cy="4951730"/>
                    </a:xfrm>
                    <a:prstGeom prst="rect">
                      <a:avLst/>
                    </a:prstGeom>
                    <a:noFill/>
                    <a:ln w="9525">
                      <a:noFill/>
                      <a:miter lim="800000"/>
                      <a:headEnd/>
                      <a:tailEnd/>
                    </a:ln>
                  </pic:spPr>
                </pic:pic>
              </a:graphicData>
            </a:graphic>
          </wp:inline>
        </w:drawing>
      </w:r>
    </w:p>
    <w:p w:rsidR="001C4120" w:rsidRPr="006A1768" w:rsidRDefault="001C4120" w:rsidP="001C4120">
      <w:pPr>
        <w:jc w:val="both"/>
        <w:rPr>
          <w:rFonts w:ascii="Segoe UI Light" w:hAnsi="Segoe UI Light"/>
          <w:sz w:val="26"/>
          <w:szCs w:val="26"/>
        </w:rPr>
      </w:pPr>
      <w:r w:rsidRPr="006A1768">
        <w:rPr>
          <w:rFonts w:ascii="Segoe UI Light" w:hAnsi="Segoe UI Light"/>
          <w:b/>
          <w:sz w:val="26"/>
          <w:szCs w:val="26"/>
        </w:rPr>
        <w:t>1</w:t>
      </w:r>
      <w:r w:rsidRPr="006A1768">
        <w:rPr>
          <w:rFonts w:ascii="Segoe UI Light" w:hAnsi="Segoe UI Light"/>
          <w:sz w:val="26"/>
          <w:szCs w:val="26"/>
        </w:rPr>
        <w:t xml:space="preserve"> Muslim wedding bride girls, Nigeria</w:t>
      </w:r>
    </w:p>
    <w:p w:rsidR="001C4120" w:rsidRDefault="001C4120" w:rsidP="001C4120">
      <w:pPr>
        <w:jc w:val="both"/>
        <w:rPr>
          <w:rFonts w:ascii="Segoe UI Light" w:hAnsi="Segoe UI Light"/>
          <w:sz w:val="26"/>
          <w:szCs w:val="26"/>
        </w:rPr>
      </w:pPr>
      <w:r w:rsidRPr="006A1768">
        <w:rPr>
          <w:rFonts w:ascii="Segoe UI Light" w:hAnsi="Segoe UI Light"/>
          <w:b/>
          <w:sz w:val="26"/>
          <w:szCs w:val="26"/>
        </w:rPr>
        <w:lastRenderedPageBreak/>
        <w:t>2</w:t>
      </w:r>
      <w:r w:rsidRPr="006A1768">
        <w:rPr>
          <w:rFonts w:ascii="Segoe UI Light" w:hAnsi="Segoe UI Light"/>
          <w:sz w:val="26"/>
          <w:szCs w:val="26"/>
        </w:rPr>
        <w:t xml:space="preserve"> Yoruba traditional wedding, Nigeria</w:t>
      </w:r>
    </w:p>
    <w:p w:rsidR="001C4120" w:rsidRPr="006A1768" w:rsidRDefault="001C4120" w:rsidP="001C4120">
      <w:pPr>
        <w:spacing w:line="360" w:lineRule="auto"/>
        <w:jc w:val="both"/>
        <w:rPr>
          <w:rFonts w:ascii="Segoe UI Light" w:hAnsi="Segoe UI Light"/>
          <w:sz w:val="26"/>
          <w:szCs w:val="26"/>
        </w:rPr>
      </w:pPr>
      <w:commentRangeStart w:id="124"/>
      <w:r w:rsidRPr="006A1768">
        <w:rPr>
          <w:rFonts w:ascii="Segoe UI Light" w:hAnsi="Segoe UI Light"/>
          <w:sz w:val="26"/>
          <w:szCs w:val="26"/>
        </w:rPr>
        <w:t>Most people have no choice but to deal with this tailors or fashion designers, because all the occasions and ceremonies attended by Africans have very specific guideline or expectation on the outfits to wear. Also in most African cultures, social status is directly tied to your clothing guests at an event will be seen as anomalies, if they show up with outfits outside the recommended style and fabric</w:t>
      </w:r>
    </w:p>
    <w:p w:rsidR="001C4120" w:rsidRPr="006A1768" w:rsidRDefault="001C4120" w:rsidP="001C4120">
      <w:pPr>
        <w:jc w:val="both"/>
        <w:rPr>
          <w:rFonts w:ascii="Segoe UI Light" w:hAnsi="Segoe UI Light"/>
          <w:sz w:val="26"/>
          <w:szCs w:val="26"/>
        </w:rPr>
      </w:pPr>
      <w:r w:rsidRPr="006A1768">
        <w:rPr>
          <w:rFonts w:ascii="Segoe UI Light" w:hAnsi="Segoe UI Light"/>
          <w:sz w:val="26"/>
          <w:szCs w:val="26"/>
        </w:rPr>
        <w:t>So everyone has no other option but to keep trying different fashion designers, with different results.</w:t>
      </w:r>
      <w:commentRangeEnd w:id="124"/>
      <w:r w:rsidR="005A1FDE">
        <w:rPr>
          <w:rStyle w:val="CommentReference"/>
        </w:rPr>
        <w:commentReference w:id="124"/>
      </w:r>
    </w:p>
    <w:p w:rsidR="001C4120" w:rsidRDefault="001C4120" w:rsidP="001C4120">
      <w:pPr>
        <w:jc w:val="both"/>
        <w:rPr>
          <w:rFonts w:ascii="Euphemia" w:hAnsi="Euphemia"/>
          <w:sz w:val="24"/>
        </w:rPr>
      </w:pPr>
    </w:p>
    <w:p w:rsidR="001C4120" w:rsidRDefault="001C4120" w:rsidP="001C4120">
      <w:pPr>
        <w:jc w:val="both"/>
        <w:rPr>
          <w:rFonts w:ascii="Euphemia" w:hAnsi="Euphemia"/>
          <w:sz w:val="24"/>
        </w:rPr>
      </w:pPr>
    </w:p>
    <w:p w:rsidR="001C4120" w:rsidRPr="006A1768" w:rsidRDefault="001C4120" w:rsidP="001C4120">
      <w:pPr>
        <w:spacing w:line="360" w:lineRule="auto"/>
        <w:jc w:val="both"/>
        <w:rPr>
          <w:rFonts w:ascii="Segoe UI Light" w:hAnsi="Segoe UI Light"/>
          <w:b/>
          <w:sz w:val="32"/>
          <w:szCs w:val="26"/>
        </w:rPr>
      </w:pPr>
      <w:r w:rsidRPr="001C4120">
        <w:rPr>
          <w:rFonts w:ascii="Segoe UI Light" w:hAnsi="Segoe UI Light"/>
          <w:b/>
          <w:color w:val="548DD4" w:themeColor="text2" w:themeTint="99"/>
          <w:sz w:val="32"/>
          <w:szCs w:val="26"/>
        </w:rPr>
        <w:t>2.2</w:t>
      </w:r>
      <w:r>
        <w:rPr>
          <w:rFonts w:ascii="Segoe UI Light" w:hAnsi="Segoe UI Light"/>
          <w:b/>
          <w:sz w:val="32"/>
          <w:szCs w:val="26"/>
        </w:rPr>
        <w:tab/>
      </w:r>
      <w:r w:rsidRPr="006A1768">
        <w:rPr>
          <w:rFonts w:ascii="Segoe UI Light" w:hAnsi="Segoe UI Light"/>
          <w:b/>
          <w:sz w:val="32"/>
          <w:szCs w:val="26"/>
        </w:rPr>
        <w:t>Market Analysis Summary</w:t>
      </w:r>
    </w:p>
    <w:p w:rsidR="001C4120" w:rsidRPr="006A1768" w:rsidRDefault="005A1FDE" w:rsidP="001C4120">
      <w:pPr>
        <w:spacing w:line="360" w:lineRule="auto"/>
        <w:jc w:val="both"/>
        <w:rPr>
          <w:rFonts w:ascii="Segoe UI Light" w:hAnsi="Segoe UI Light"/>
          <w:sz w:val="26"/>
          <w:szCs w:val="26"/>
        </w:rPr>
      </w:pPr>
      <w:commentRangeStart w:id="125"/>
      <w:ins w:id="126" w:author="Kate" w:date="2015-02-22T20:00:00Z">
        <w:r>
          <w:rPr>
            <w:rFonts w:ascii="Segoe UI Light" w:hAnsi="Segoe UI Light"/>
            <w:sz w:val="26"/>
            <w:szCs w:val="26"/>
          </w:rPr>
          <w:t xml:space="preserve">Based upon the points made above about the ever-present demand for bespoke clothing, I believe </w:t>
        </w:r>
      </w:ins>
      <w:del w:id="127" w:author="Kate" w:date="2015-02-22T20:00:00Z">
        <w:r w:rsidR="001C4120" w:rsidRPr="006A1768" w:rsidDel="005A1FDE">
          <w:rPr>
            <w:rFonts w:ascii="Segoe UI Light" w:hAnsi="Segoe UI Light"/>
            <w:sz w:val="26"/>
            <w:szCs w:val="26"/>
          </w:rPr>
          <w:delText xml:space="preserve">I think </w:delText>
        </w:r>
      </w:del>
      <w:r w:rsidR="001C4120" w:rsidRPr="006A1768">
        <w:rPr>
          <w:rFonts w:ascii="Segoe UI Light" w:hAnsi="Segoe UI Light"/>
          <w:sz w:val="26"/>
          <w:szCs w:val="26"/>
        </w:rPr>
        <w:t>there is a market to capture here</w:t>
      </w:r>
      <w:ins w:id="128" w:author="Kate" w:date="2015-02-22T20:00:00Z">
        <w:r>
          <w:rPr>
            <w:rFonts w:ascii="Segoe UI Light" w:hAnsi="Segoe UI Light"/>
            <w:sz w:val="26"/>
            <w:szCs w:val="26"/>
          </w:rPr>
          <w:t xml:space="preserve">. </w:t>
        </w:r>
      </w:ins>
      <w:del w:id="129" w:author="Kate" w:date="2015-02-22T20:00:00Z">
        <w:r w:rsidR="001C4120" w:rsidRPr="006A1768" w:rsidDel="005A1FDE">
          <w:rPr>
            <w:rFonts w:ascii="Segoe UI Light" w:hAnsi="Segoe UI Light"/>
            <w:sz w:val="26"/>
            <w:szCs w:val="26"/>
          </w:rPr>
          <w:delText xml:space="preserve">, from the points I made earlier about the ever present demand of bespoke clothing. </w:delText>
        </w:r>
      </w:del>
      <w:r w:rsidR="001C4120" w:rsidRPr="006A1768">
        <w:rPr>
          <w:rFonts w:ascii="Segoe UI Light" w:hAnsi="Segoe UI Light"/>
          <w:sz w:val="26"/>
          <w:szCs w:val="26"/>
        </w:rPr>
        <w:t xml:space="preserve">It is part of culture in Nigeria that almost every woman from the Southern part of Nigeria buys very large boxes immediately after her wedding. This box serves as a repository of traditional clothes that will be acquired going forward. </w:t>
      </w:r>
      <w:del w:id="130" w:author="Kate" w:date="2015-02-22T20:00:00Z">
        <w:r w:rsidR="001C4120" w:rsidRPr="006A1768" w:rsidDel="005A1FDE">
          <w:rPr>
            <w:rFonts w:ascii="Segoe UI Light" w:hAnsi="Segoe UI Light"/>
            <w:sz w:val="26"/>
            <w:szCs w:val="26"/>
          </w:rPr>
          <w:delText xml:space="preserve">hat </w:delText>
        </w:r>
      </w:del>
      <w:ins w:id="131" w:author="Kate" w:date="2015-02-22T20:00:00Z">
        <w:r>
          <w:rPr>
            <w:rFonts w:ascii="Segoe UI Light" w:hAnsi="Segoe UI Light"/>
            <w:sz w:val="26"/>
            <w:szCs w:val="26"/>
          </w:rPr>
          <w:t xml:space="preserve">This </w:t>
        </w:r>
      </w:ins>
      <w:r w:rsidR="001C4120" w:rsidRPr="006A1768">
        <w:rPr>
          <w:rFonts w:ascii="Segoe UI Light" w:hAnsi="Segoe UI Light"/>
          <w:sz w:val="26"/>
          <w:szCs w:val="26"/>
        </w:rPr>
        <w:t>demographic is huge, and they are not the only ones that need this service, Traditional fashion is steadily rising in popularity in Nigeria. This is happening because of the realization that Nigeria’s many problems cannot be resolved by imitating solutions that worked in the west.</w:t>
      </w:r>
      <w:commentRangeEnd w:id="125"/>
      <w:r>
        <w:rPr>
          <w:rStyle w:val="CommentReference"/>
        </w:rPr>
        <w:commentReference w:id="125"/>
      </w:r>
    </w:p>
    <w:p w:rsidR="001C4120" w:rsidRPr="006A1768" w:rsidRDefault="001C4120" w:rsidP="001C4120">
      <w:pPr>
        <w:spacing w:line="360" w:lineRule="auto"/>
        <w:jc w:val="both"/>
        <w:rPr>
          <w:rFonts w:ascii="Segoe UI Light" w:hAnsi="Segoe UI Light"/>
          <w:sz w:val="26"/>
          <w:szCs w:val="26"/>
        </w:rPr>
      </w:pPr>
      <w:commentRangeStart w:id="132"/>
      <w:r w:rsidRPr="006A1768">
        <w:rPr>
          <w:rFonts w:ascii="Segoe UI Light" w:hAnsi="Segoe UI Light"/>
          <w:sz w:val="26"/>
          <w:szCs w:val="26"/>
        </w:rPr>
        <w:t>We are not quite there, but it is not out of place to see events that celebrate indigenous achievements</w:t>
      </w:r>
      <w:commentRangeEnd w:id="132"/>
      <w:r w:rsidR="005A1FDE">
        <w:rPr>
          <w:rStyle w:val="CommentReference"/>
        </w:rPr>
        <w:commentReference w:id="132"/>
      </w:r>
      <w:r w:rsidRPr="006A1768">
        <w:rPr>
          <w:rFonts w:ascii="Segoe UI Light" w:hAnsi="Segoe UI Light"/>
          <w:sz w:val="26"/>
          <w:szCs w:val="26"/>
        </w:rPr>
        <w:t xml:space="preserve">. This trend has not permeated into every aspect of our socio-economic life, but at least it is happening in the area of arts and culture. It is not </w:t>
      </w:r>
      <w:r w:rsidRPr="006A1768">
        <w:rPr>
          <w:rFonts w:ascii="Segoe UI Light" w:hAnsi="Segoe UI Light"/>
          <w:sz w:val="26"/>
          <w:szCs w:val="26"/>
        </w:rPr>
        <w:lastRenderedPageBreak/>
        <w:t>unusual to find young men who preferred western style clothing in the past to go for traditional attires.</w:t>
      </w:r>
      <w:ins w:id="133" w:author="Kate" w:date="2015-02-22T20:03:00Z">
        <w:r w:rsidR="005A1FDE">
          <w:rPr>
            <w:rFonts w:ascii="Segoe UI Light" w:hAnsi="Segoe UI Light"/>
            <w:sz w:val="26"/>
            <w:szCs w:val="26"/>
          </w:rPr>
          <w:t xml:space="preserve"> Explain more.</w:t>
        </w:r>
      </w:ins>
    </w:p>
    <w:p w:rsidR="001C4120" w:rsidRPr="006A1768" w:rsidRDefault="001C4120" w:rsidP="001C4120">
      <w:pPr>
        <w:spacing w:line="360" w:lineRule="auto"/>
        <w:jc w:val="both"/>
        <w:rPr>
          <w:rFonts w:ascii="Segoe UI Light" w:hAnsi="Segoe UI Light"/>
          <w:sz w:val="26"/>
          <w:szCs w:val="26"/>
        </w:rPr>
      </w:pPr>
    </w:p>
    <w:p w:rsidR="001C4120" w:rsidRPr="006A1768" w:rsidRDefault="001C4120" w:rsidP="001C4120">
      <w:pPr>
        <w:spacing w:line="360" w:lineRule="auto"/>
        <w:jc w:val="both"/>
        <w:rPr>
          <w:rFonts w:ascii="Segoe UI Light" w:hAnsi="Segoe UI Light"/>
          <w:sz w:val="26"/>
          <w:szCs w:val="26"/>
        </w:rPr>
      </w:pPr>
      <w:r w:rsidRPr="006A1768">
        <w:rPr>
          <w:rFonts w:ascii="Segoe UI Light" w:hAnsi="Segoe UI Light"/>
          <w:sz w:val="26"/>
          <w:szCs w:val="26"/>
        </w:rPr>
        <w:t>The following are some of the reason</w:t>
      </w:r>
      <w:ins w:id="134" w:author="Kate" w:date="2015-02-22T20:04:00Z">
        <w:r w:rsidR="005A1FDE">
          <w:rPr>
            <w:rFonts w:ascii="Segoe UI Light" w:hAnsi="Segoe UI Light"/>
            <w:sz w:val="26"/>
            <w:szCs w:val="26"/>
          </w:rPr>
          <w:t>s</w:t>
        </w:r>
      </w:ins>
      <w:r w:rsidRPr="006A1768">
        <w:rPr>
          <w:rFonts w:ascii="Segoe UI Light" w:hAnsi="Segoe UI Light"/>
          <w:sz w:val="26"/>
          <w:szCs w:val="26"/>
        </w:rPr>
        <w:t xml:space="preserve"> for using an online platform for tailoring needs.</w:t>
      </w:r>
    </w:p>
    <w:p w:rsidR="001C4120" w:rsidRPr="006A1768" w:rsidRDefault="001C4120" w:rsidP="001C4120">
      <w:pPr>
        <w:pStyle w:val="ListParagraph"/>
        <w:numPr>
          <w:ilvl w:val="0"/>
          <w:numId w:val="4"/>
        </w:numPr>
        <w:spacing w:line="360" w:lineRule="auto"/>
        <w:jc w:val="both"/>
        <w:rPr>
          <w:rFonts w:ascii="Segoe UI Light" w:hAnsi="Segoe UI Light"/>
          <w:sz w:val="26"/>
          <w:szCs w:val="26"/>
        </w:rPr>
      </w:pPr>
      <w:r w:rsidRPr="006A1768">
        <w:rPr>
          <w:rFonts w:ascii="Segoe UI Light" w:hAnsi="Segoe UI Light"/>
          <w:sz w:val="26"/>
          <w:szCs w:val="26"/>
        </w:rPr>
        <w:t>It comes with a Fabric section to pick desired fabric.</w:t>
      </w:r>
    </w:p>
    <w:p w:rsidR="001C4120" w:rsidRPr="006A1768" w:rsidRDefault="001C4120" w:rsidP="001C4120">
      <w:pPr>
        <w:pStyle w:val="ListParagraph"/>
        <w:numPr>
          <w:ilvl w:val="0"/>
          <w:numId w:val="4"/>
        </w:numPr>
        <w:spacing w:line="360" w:lineRule="auto"/>
        <w:jc w:val="both"/>
        <w:rPr>
          <w:rFonts w:ascii="Segoe UI Light" w:hAnsi="Segoe UI Light"/>
          <w:sz w:val="26"/>
          <w:szCs w:val="26"/>
        </w:rPr>
      </w:pPr>
      <w:r w:rsidRPr="006A1768">
        <w:rPr>
          <w:rFonts w:ascii="Segoe UI Light" w:hAnsi="Segoe UI Light"/>
          <w:sz w:val="26"/>
          <w:szCs w:val="26"/>
        </w:rPr>
        <w:t>It is a one stop shop for all fashion needs.</w:t>
      </w:r>
    </w:p>
    <w:p w:rsidR="001C4120" w:rsidRPr="006A1768" w:rsidRDefault="001C4120" w:rsidP="001C4120">
      <w:pPr>
        <w:pStyle w:val="ListParagraph"/>
        <w:numPr>
          <w:ilvl w:val="0"/>
          <w:numId w:val="4"/>
        </w:numPr>
        <w:spacing w:line="360" w:lineRule="auto"/>
        <w:jc w:val="both"/>
        <w:rPr>
          <w:rFonts w:ascii="Segoe UI Light" w:hAnsi="Segoe UI Light"/>
          <w:sz w:val="26"/>
          <w:szCs w:val="26"/>
        </w:rPr>
      </w:pPr>
      <w:r w:rsidRPr="006A1768">
        <w:rPr>
          <w:rFonts w:ascii="Segoe UI Light" w:hAnsi="Segoe UI Light"/>
          <w:sz w:val="26"/>
          <w:szCs w:val="26"/>
        </w:rPr>
        <w:t>Transparency of design process, hence peace of mind.</w:t>
      </w:r>
    </w:p>
    <w:p w:rsidR="001C4120" w:rsidRPr="006A1768" w:rsidRDefault="001C4120" w:rsidP="001C4120">
      <w:pPr>
        <w:pStyle w:val="ListParagraph"/>
        <w:numPr>
          <w:ilvl w:val="0"/>
          <w:numId w:val="4"/>
        </w:numPr>
        <w:spacing w:line="360" w:lineRule="auto"/>
        <w:jc w:val="both"/>
        <w:rPr>
          <w:rFonts w:ascii="Segoe UI Light" w:hAnsi="Segoe UI Light"/>
          <w:sz w:val="26"/>
          <w:szCs w:val="26"/>
        </w:rPr>
      </w:pPr>
      <w:r w:rsidRPr="006A1768">
        <w:rPr>
          <w:rFonts w:ascii="Segoe UI Light" w:hAnsi="Segoe UI Light"/>
          <w:sz w:val="26"/>
          <w:szCs w:val="26"/>
        </w:rPr>
        <w:t>100% Money back guarantee that is unavailable elsewhere.</w:t>
      </w:r>
    </w:p>
    <w:p w:rsidR="001C4120" w:rsidRPr="006A1768" w:rsidRDefault="001C4120" w:rsidP="001C4120">
      <w:pPr>
        <w:pStyle w:val="ListParagraph"/>
        <w:numPr>
          <w:ilvl w:val="0"/>
          <w:numId w:val="4"/>
        </w:numPr>
        <w:spacing w:line="360" w:lineRule="auto"/>
        <w:jc w:val="both"/>
        <w:rPr>
          <w:rFonts w:ascii="Segoe UI Light" w:hAnsi="Segoe UI Light"/>
          <w:sz w:val="26"/>
          <w:szCs w:val="26"/>
        </w:rPr>
      </w:pPr>
      <w:r w:rsidRPr="006A1768">
        <w:rPr>
          <w:rFonts w:ascii="Segoe UI Light" w:hAnsi="Segoe UI Light"/>
          <w:sz w:val="26"/>
          <w:szCs w:val="26"/>
        </w:rPr>
        <w:t>Flexible delivery, no need to visit tailors regularly to ensure that your order is being fulfilled.</w:t>
      </w:r>
    </w:p>
    <w:p w:rsidR="001C4120" w:rsidRPr="00177606" w:rsidRDefault="001C4120" w:rsidP="001C4120">
      <w:pPr>
        <w:jc w:val="both"/>
        <w:rPr>
          <w:rFonts w:ascii="Euphemia" w:hAnsi="Euphemia"/>
          <w:sz w:val="24"/>
        </w:rPr>
      </w:pPr>
    </w:p>
    <w:p w:rsidR="001C4120" w:rsidRPr="00FE5766" w:rsidRDefault="001C4120" w:rsidP="001C4120">
      <w:pPr>
        <w:rPr>
          <w:rFonts w:ascii="Segoe UI Light" w:hAnsi="Segoe UI Light"/>
          <w:b/>
          <w:sz w:val="48"/>
        </w:rPr>
      </w:pPr>
      <w:r w:rsidRPr="001C4120">
        <w:rPr>
          <w:rFonts w:ascii="Segoe UI Light" w:hAnsi="Segoe UI Light"/>
          <w:b/>
          <w:color w:val="548DD4" w:themeColor="text2" w:themeTint="99"/>
          <w:sz w:val="36"/>
        </w:rPr>
        <w:t>2.3</w:t>
      </w:r>
      <w:r>
        <w:rPr>
          <w:rFonts w:ascii="Segoe UI Light" w:hAnsi="Segoe UI Light"/>
          <w:b/>
          <w:sz w:val="48"/>
        </w:rPr>
        <w:tab/>
        <w:t>The Solution</w:t>
      </w:r>
    </w:p>
    <w:p w:rsidR="001C4120" w:rsidRDefault="001C4120" w:rsidP="001C4120">
      <w:pPr>
        <w:rPr>
          <w:rFonts w:ascii="Segoe UI Light" w:hAnsi="Segoe UI Light"/>
          <w:sz w:val="26"/>
          <w:szCs w:val="26"/>
        </w:rPr>
      </w:pPr>
      <w:r w:rsidRPr="00FE5766">
        <w:rPr>
          <w:rFonts w:ascii="Segoe UI Light" w:hAnsi="Segoe UI Light"/>
          <w:sz w:val="26"/>
          <w:szCs w:val="26"/>
        </w:rPr>
        <w:t>Su</w:t>
      </w:r>
      <w:r>
        <w:rPr>
          <w:rFonts w:ascii="Segoe UI Light" w:hAnsi="Segoe UI Light"/>
          <w:sz w:val="26"/>
          <w:szCs w:val="26"/>
        </w:rPr>
        <w:t xml:space="preserve">ave </w:t>
      </w:r>
      <w:ins w:id="135" w:author="Kate" w:date="2015-02-22T20:07:00Z">
        <w:r w:rsidR="00A11087">
          <w:rPr>
            <w:rFonts w:ascii="Segoe UI Light" w:hAnsi="Segoe UI Light"/>
            <w:sz w:val="26"/>
            <w:szCs w:val="26"/>
          </w:rPr>
          <w:t>S</w:t>
        </w:r>
      </w:ins>
      <w:del w:id="136" w:author="Kate" w:date="2015-02-22T20:07:00Z">
        <w:r w:rsidDel="00A11087">
          <w:rPr>
            <w:rFonts w:ascii="Segoe UI Light" w:hAnsi="Segoe UI Light"/>
            <w:sz w:val="26"/>
            <w:szCs w:val="26"/>
          </w:rPr>
          <w:delText>s</w:delText>
        </w:r>
      </w:del>
      <w:r>
        <w:rPr>
          <w:rFonts w:ascii="Segoe UI Light" w:hAnsi="Segoe UI Light"/>
          <w:sz w:val="26"/>
          <w:szCs w:val="26"/>
        </w:rPr>
        <w:t>titches will offer fabric and tailoring services online, the services can be broken down into the following:</w:t>
      </w:r>
    </w:p>
    <w:p w:rsidR="001C4120" w:rsidRPr="000B3612" w:rsidRDefault="001C4120" w:rsidP="001C4120">
      <w:pPr>
        <w:pStyle w:val="ListParagraph"/>
        <w:numPr>
          <w:ilvl w:val="0"/>
          <w:numId w:val="1"/>
        </w:numPr>
        <w:rPr>
          <w:rFonts w:ascii="Segoe UI Light" w:hAnsi="Segoe UI Light"/>
          <w:sz w:val="26"/>
          <w:szCs w:val="26"/>
        </w:rPr>
      </w:pPr>
      <w:r w:rsidRPr="000B3612">
        <w:rPr>
          <w:rFonts w:ascii="Segoe UI Light" w:hAnsi="Segoe UI Light"/>
          <w:sz w:val="26"/>
          <w:szCs w:val="26"/>
        </w:rPr>
        <w:t xml:space="preserve">Selection of </w:t>
      </w:r>
      <w:r>
        <w:rPr>
          <w:rFonts w:ascii="Segoe UI Light" w:hAnsi="Segoe UI Light"/>
          <w:sz w:val="26"/>
          <w:szCs w:val="26"/>
        </w:rPr>
        <w:t>preferred</w:t>
      </w:r>
      <w:r w:rsidRPr="000B3612">
        <w:rPr>
          <w:rFonts w:ascii="Segoe UI Light" w:hAnsi="Segoe UI Light"/>
          <w:sz w:val="26"/>
          <w:szCs w:val="26"/>
        </w:rPr>
        <w:t xml:space="preserve"> fabric</w:t>
      </w:r>
    </w:p>
    <w:p w:rsidR="001C4120" w:rsidRPr="000B3612" w:rsidRDefault="001C4120" w:rsidP="001C4120">
      <w:pPr>
        <w:pStyle w:val="ListParagraph"/>
        <w:numPr>
          <w:ilvl w:val="0"/>
          <w:numId w:val="1"/>
        </w:numPr>
        <w:rPr>
          <w:rFonts w:ascii="Segoe UI Light" w:hAnsi="Segoe UI Light"/>
          <w:sz w:val="26"/>
          <w:szCs w:val="26"/>
        </w:rPr>
      </w:pPr>
      <w:r w:rsidRPr="000B3612">
        <w:rPr>
          <w:rFonts w:ascii="Segoe UI Light" w:hAnsi="Segoe UI Light"/>
          <w:sz w:val="26"/>
          <w:szCs w:val="26"/>
        </w:rPr>
        <w:t>Selection of desired style</w:t>
      </w:r>
    </w:p>
    <w:p w:rsidR="001C4120" w:rsidRPr="000B3612" w:rsidRDefault="001C4120" w:rsidP="001C4120">
      <w:pPr>
        <w:pStyle w:val="ListParagraph"/>
        <w:numPr>
          <w:ilvl w:val="0"/>
          <w:numId w:val="1"/>
        </w:numPr>
        <w:rPr>
          <w:rFonts w:ascii="Segoe UI Light" w:hAnsi="Segoe UI Light"/>
          <w:sz w:val="26"/>
          <w:szCs w:val="26"/>
        </w:rPr>
      </w:pPr>
      <w:r w:rsidRPr="000B3612">
        <w:rPr>
          <w:rFonts w:ascii="Segoe UI Light" w:hAnsi="Segoe UI Light"/>
          <w:sz w:val="26"/>
          <w:szCs w:val="26"/>
        </w:rPr>
        <w:t>Delivery</w:t>
      </w:r>
    </w:p>
    <w:p w:rsidR="001C4120" w:rsidRPr="000B3612" w:rsidRDefault="001C4120" w:rsidP="001C4120">
      <w:pPr>
        <w:spacing w:line="360" w:lineRule="auto"/>
        <w:jc w:val="both"/>
        <w:rPr>
          <w:rFonts w:ascii="Segoe UI Light" w:hAnsi="Segoe UI Light"/>
          <w:sz w:val="26"/>
          <w:szCs w:val="26"/>
        </w:rPr>
      </w:pPr>
      <w:r w:rsidRPr="000B3612">
        <w:rPr>
          <w:rFonts w:ascii="Segoe UI Light" w:hAnsi="Segoe UI Light"/>
          <w:sz w:val="26"/>
          <w:szCs w:val="26"/>
        </w:rPr>
        <w:t xml:space="preserve">Basically, a web interface as the front end, to do the following </w:t>
      </w:r>
    </w:p>
    <w:p w:rsidR="001C4120" w:rsidRPr="000B3612" w:rsidRDefault="001C4120" w:rsidP="001C4120">
      <w:pPr>
        <w:pStyle w:val="ListParagraph"/>
        <w:numPr>
          <w:ilvl w:val="0"/>
          <w:numId w:val="2"/>
        </w:numPr>
        <w:spacing w:line="360" w:lineRule="auto"/>
        <w:jc w:val="both"/>
        <w:rPr>
          <w:rFonts w:ascii="Segoe UI Light" w:hAnsi="Segoe UI Light"/>
          <w:sz w:val="26"/>
          <w:szCs w:val="26"/>
        </w:rPr>
      </w:pPr>
      <w:r w:rsidRPr="000B3612">
        <w:rPr>
          <w:rFonts w:ascii="Segoe UI Light" w:hAnsi="Segoe UI Light"/>
          <w:sz w:val="26"/>
          <w:szCs w:val="26"/>
        </w:rPr>
        <w:t>Enable clients select their preferred fabric, if it is available.</w:t>
      </w:r>
    </w:p>
    <w:p w:rsidR="001C4120" w:rsidRPr="000B3612" w:rsidRDefault="001C4120" w:rsidP="001C4120">
      <w:pPr>
        <w:pStyle w:val="ListParagraph"/>
        <w:numPr>
          <w:ilvl w:val="0"/>
          <w:numId w:val="2"/>
        </w:numPr>
        <w:spacing w:line="360" w:lineRule="auto"/>
        <w:jc w:val="both"/>
        <w:rPr>
          <w:rFonts w:ascii="Segoe UI Light" w:hAnsi="Segoe UI Light"/>
          <w:sz w:val="26"/>
          <w:szCs w:val="26"/>
        </w:rPr>
      </w:pPr>
      <w:r w:rsidRPr="000B3612">
        <w:rPr>
          <w:rFonts w:ascii="Segoe UI Light" w:hAnsi="Segoe UI Light"/>
          <w:sz w:val="26"/>
          <w:szCs w:val="26"/>
        </w:rPr>
        <w:t>The option of providing their choice.</w:t>
      </w:r>
    </w:p>
    <w:p w:rsidR="001C4120" w:rsidRPr="000B3612" w:rsidRDefault="001C4120" w:rsidP="001C4120">
      <w:pPr>
        <w:pStyle w:val="ListParagraph"/>
        <w:numPr>
          <w:ilvl w:val="0"/>
          <w:numId w:val="2"/>
        </w:numPr>
        <w:spacing w:line="360" w:lineRule="auto"/>
        <w:jc w:val="both"/>
        <w:rPr>
          <w:rFonts w:ascii="Segoe UI Light" w:hAnsi="Segoe UI Light"/>
          <w:sz w:val="26"/>
          <w:szCs w:val="26"/>
        </w:rPr>
      </w:pPr>
      <w:r w:rsidRPr="000B3612">
        <w:rPr>
          <w:rFonts w:ascii="Segoe UI Light" w:hAnsi="Segoe UI Light"/>
          <w:sz w:val="26"/>
          <w:szCs w:val="26"/>
        </w:rPr>
        <w:t>Give them a wide choice of styles to choose from.</w:t>
      </w:r>
    </w:p>
    <w:p w:rsidR="001C4120" w:rsidRPr="000B3612" w:rsidRDefault="001C4120" w:rsidP="001C4120">
      <w:pPr>
        <w:pStyle w:val="ListParagraph"/>
        <w:numPr>
          <w:ilvl w:val="0"/>
          <w:numId w:val="2"/>
        </w:numPr>
        <w:spacing w:line="360" w:lineRule="auto"/>
        <w:jc w:val="both"/>
        <w:rPr>
          <w:rFonts w:ascii="Segoe UI Light" w:hAnsi="Segoe UI Light"/>
          <w:sz w:val="26"/>
          <w:szCs w:val="26"/>
        </w:rPr>
      </w:pPr>
      <w:r w:rsidRPr="000B3612">
        <w:rPr>
          <w:rFonts w:ascii="Segoe UI Light" w:hAnsi="Segoe UI Light"/>
          <w:sz w:val="26"/>
          <w:szCs w:val="26"/>
        </w:rPr>
        <w:t>Have the option of requesting bespoke design.</w:t>
      </w:r>
    </w:p>
    <w:p w:rsidR="001C4120" w:rsidRPr="000B3612" w:rsidRDefault="001C4120" w:rsidP="001C4120">
      <w:pPr>
        <w:pStyle w:val="ListParagraph"/>
        <w:numPr>
          <w:ilvl w:val="0"/>
          <w:numId w:val="2"/>
        </w:numPr>
        <w:spacing w:line="360" w:lineRule="auto"/>
        <w:jc w:val="both"/>
        <w:rPr>
          <w:rFonts w:ascii="Segoe UI Light" w:hAnsi="Segoe UI Light"/>
          <w:sz w:val="26"/>
          <w:szCs w:val="26"/>
        </w:rPr>
      </w:pPr>
      <w:r w:rsidRPr="000B3612">
        <w:rPr>
          <w:rFonts w:ascii="Segoe UI Light" w:hAnsi="Segoe UI Light"/>
          <w:sz w:val="26"/>
          <w:szCs w:val="26"/>
        </w:rPr>
        <w:lastRenderedPageBreak/>
        <w:t>Providing a medium to take body size measurement.</w:t>
      </w:r>
    </w:p>
    <w:p w:rsidR="001C4120" w:rsidRPr="000B3612" w:rsidRDefault="001C4120" w:rsidP="001C4120">
      <w:pPr>
        <w:pStyle w:val="ListParagraph"/>
        <w:numPr>
          <w:ilvl w:val="0"/>
          <w:numId w:val="2"/>
        </w:numPr>
        <w:spacing w:line="360" w:lineRule="auto"/>
        <w:jc w:val="both"/>
        <w:rPr>
          <w:rFonts w:ascii="Segoe UI Light" w:hAnsi="Segoe UI Light"/>
          <w:sz w:val="26"/>
          <w:szCs w:val="26"/>
        </w:rPr>
      </w:pPr>
      <w:r w:rsidRPr="000B3612">
        <w:rPr>
          <w:rFonts w:ascii="Segoe UI Light" w:hAnsi="Segoe UI Light"/>
          <w:sz w:val="26"/>
          <w:szCs w:val="26"/>
        </w:rPr>
        <w:t>Give estimated time of completion.</w:t>
      </w:r>
    </w:p>
    <w:p w:rsidR="001C4120" w:rsidRDefault="001C4120" w:rsidP="001C4120">
      <w:pPr>
        <w:spacing w:line="360" w:lineRule="auto"/>
        <w:jc w:val="both"/>
        <w:rPr>
          <w:rFonts w:ascii="Segoe UI Light" w:hAnsi="Segoe UI Light"/>
          <w:sz w:val="26"/>
          <w:szCs w:val="26"/>
        </w:rPr>
      </w:pPr>
    </w:p>
    <w:p w:rsidR="001C4120" w:rsidRPr="000B3612" w:rsidRDefault="001C4120" w:rsidP="001C4120">
      <w:pPr>
        <w:spacing w:line="360" w:lineRule="auto"/>
        <w:jc w:val="both"/>
        <w:rPr>
          <w:rFonts w:ascii="Segoe UI Light" w:hAnsi="Segoe UI Light"/>
          <w:sz w:val="26"/>
          <w:szCs w:val="26"/>
        </w:rPr>
      </w:pPr>
    </w:p>
    <w:p w:rsidR="001C4120" w:rsidRPr="001C4120" w:rsidRDefault="001C4120" w:rsidP="001C4120">
      <w:pPr>
        <w:spacing w:line="360" w:lineRule="auto"/>
        <w:jc w:val="both"/>
        <w:rPr>
          <w:rFonts w:ascii="Segoe UI Light" w:hAnsi="Segoe UI Light"/>
          <w:b/>
          <w:sz w:val="26"/>
          <w:szCs w:val="26"/>
        </w:rPr>
      </w:pPr>
      <w:r w:rsidRPr="001C4120">
        <w:rPr>
          <w:rFonts w:ascii="Segoe UI Light" w:hAnsi="Segoe UI Light"/>
          <w:b/>
          <w:sz w:val="26"/>
          <w:szCs w:val="26"/>
        </w:rPr>
        <w:t>Elaborating on the above points</w:t>
      </w:r>
    </w:p>
    <w:p w:rsidR="001C4120" w:rsidRDefault="001C4120" w:rsidP="001C4120">
      <w:pPr>
        <w:pStyle w:val="ListParagraph"/>
        <w:numPr>
          <w:ilvl w:val="0"/>
          <w:numId w:val="3"/>
        </w:numPr>
        <w:spacing w:line="360" w:lineRule="auto"/>
        <w:jc w:val="both"/>
        <w:rPr>
          <w:rFonts w:ascii="Segoe UI Light" w:hAnsi="Segoe UI Light"/>
          <w:sz w:val="26"/>
          <w:szCs w:val="26"/>
        </w:rPr>
      </w:pPr>
      <w:r w:rsidRPr="000B3612">
        <w:rPr>
          <w:rFonts w:ascii="Segoe UI Light" w:hAnsi="Segoe UI Light"/>
          <w:sz w:val="26"/>
          <w:szCs w:val="26"/>
        </w:rPr>
        <w:t>There will be a few partners (sellers of fabric), that we can catalogue their inventory. And have that on the website along with thumbnails, descriptions of the texture and other things. So clients can make an informed choice that meets their expectations and requirements.</w:t>
      </w:r>
    </w:p>
    <w:p w:rsidR="001C4120" w:rsidRPr="001C4120" w:rsidRDefault="001C4120" w:rsidP="001C4120">
      <w:pPr>
        <w:pStyle w:val="ListParagraph"/>
        <w:spacing w:line="360" w:lineRule="auto"/>
        <w:jc w:val="both"/>
        <w:rPr>
          <w:rFonts w:ascii="Segoe UI Light" w:hAnsi="Segoe UI Light"/>
          <w:sz w:val="26"/>
          <w:szCs w:val="26"/>
        </w:rPr>
      </w:pPr>
    </w:p>
    <w:p w:rsidR="001C4120" w:rsidRDefault="001C4120" w:rsidP="001C4120">
      <w:pPr>
        <w:pStyle w:val="ListParagraph"/>
        <w:numPr>
          <w:ilvl w:val="0"/>
          <w:numId w:val="3"/>
        </w:numPr>
        <w:spacing w:before="240" w:line="360" w:lineRule="auto"/>
        <w:jc w:val="both"/>
        <w:rPr>
          <w:rFonts w:ascii="Segoe UI Light" w:hAnsi="Segoe UI Light"/>
          <w:sz w:val="26"/>
          <w:szCs w:val="26"/>
        </w:rPr>
      </w:pPr>
      <w:r w:rsidRPr="000B3612">
        <w:rPr>
          <w:rFonts w:ascii="Segoe UI Light" w:hAnsi="Segoe UI Light"/>
          <w:sz w:val="26"/>
          <w:szCs w:val="26"/>
        </w:rPr>
        <w:t>Provision will also be made for clients who require specific</w:t>
      </w:r>
      <w:r>
        <w:rPr>
          <w:rFonts w:ascii="Segoe UI Light" w:hAnsi="Segoe UI Light"/>
          <w:sz w:val="26"/>
          <w:szCs w:val="26"/>
        </w:rPr>
        <w:t xml:space="preserve"> services</w:t>
      </w:r>
      <w:r w:rsidRPr="000B3612">
        <w:rPr>
          <w:rFonts w:ascii="Segoe UI Light" w:hAnsi="Segoe UI Light"/>
          <w:sz w:val="26"/>
          <w:szCs w:val="26"/>
        </w:rPr>
        <w:t>, like those going for uniforms to be used for ceremonies, the fabric will be arranged to be delivered to the tailor through a courier service</w:t>
      </w:r>
      <w:r>
        <w:rPr>
          <w:rFonts w:ascii="Segoe UI Light" w:hAnsi="Segoe UI Light"/>
          <w:sz w:val="26"/>
          <w:szCs w:val="26"/>
        </w:rPr>
        <w:t>.</w:t>
      </w:r>
    </w:p>
    <w:p w:rsidR="001C4120" w:rsidRPr="001C4120" w:rsidRDefault="001C4120" w:rsidP="001C4120">
      <w:pPr>
        <w:pStyle w:val="ListParagraph"/>
        <w:rPr>
          <w:rFonts w:ascii="Segoe UI Light" w:hAnsi="Segoe UI Light"/>
          <w:sz w:val="26"/>
          <w:szCs w:val="26"/>
        </w:rPr>
      </w:pPr>
    </w:p>
    <w:p w:rsidR="001C4120" w:rsidRPr="001C4120" w:rsidRDefault="001C4120" w:rsidP="001C4120">
      <w:pPr>
        <w:pStyle w:val="ListParagraph"/>
        <w:spacing w:before="240" w:line="360" w:lineRule="auto"/>
        <w:jc w:val="both"/>
        <w:rPr>
          <w:rFonts w:ascii="Segoe UI Light" w:hAnsi="Segoe UI Light"/>
          <w:sz w:val="26"/>
          <w:szCs w:val="26"/>
        </w:rPr>
      </w:pPr>
    </w:p>
    <w:p w:rsidR="001C4120" w:rsidRPr="000B3612" w:rsidRDefault="001C4120" w:rsidP="001C4120">
      <w:pPr>
        <w:pStyle w:val="ListParagraph"/>
        <w:numPr>
          <w:ilvl w:val="0"/>
          <w:numId w:val="3"/>
        </w:numPr>
        <w:spacing w:before="240" w:line="360" w:lineRule="auto"/>
        <w:jc w:val="both"/>
        <w:rPr>
          <w:rFonts w:ascii="Segoe UI Light" w:hAnsi="Segoe UI Light"/>
          <w:sz w:val="26"/>
          <w:szCs w:val="26"/>
        </w:rPr>
      </w:pPr>
      <w:r w:rsidRPr="000B3612">
        <w:rPr>
          <w:rFonts w:ascii="Segoe UI Light" w:hAnsi="Segoe UI Light"/>
          <w:sz w:val="26"/>
          <w:szCs w:val="26"/>
        </w:rPr>
        <w:t>A collection, in pictures of the most popular styles of the day, and with popular retro styles that are still cool. This will be combined with some offbeat styles for those that prefer such styles.</w:t>
      </w:r>
    </w:p>
    <w:p w:rsidR="001C4120" w:rsidRPr="000B3612" w:rsidRDefault="001C4120" w:rsidP="001C4120">
      <w:pPr>
        <w:pStyle w:val="ListParagraph"/>
        <w:spacing w:line="360" w:lineRule="auto"/>
        <w:rPr>
          <w:rFonts w:ascii="Segoe UI Light" w:hAnsi="Segoe UI Light"/>
          <w:sz w:val="26"/>
          <w:szCs w:val="26"/>
        </w:rPr>
      </w:pPr>
    </w:p>
    <w:p w:rsidR="001C4120" w:rsidRPr="000B3612" w:rsidRDefault="001C4120" w:rsidP="001C4120">
      <w:pPr>
        <w:pStyle w:val="ListParagraph"/>
        <w:numPr>
          <w:ilvl w:val="0"/>
          <w:numId w:val="3"/>
        </w:numPr>
        <w:spacing w:before="240" w:line="360" w:lineRule="auto"/>
        <w:jc w:val="both"/>
        <w:rPr>
          <w:rFonts w:ascii="Segoe UI Light" w:hAnsi="Segoe UI Light"/>
          <w:sz w:val="26"/>
          <w:szCs w:val="26"/>
        </w:rPr>
      </w:pPr>
      <w:r w:rsidRPr="000B3612">
        <w:rPr>
          <w:rFonts w:ascii="Segoe UI Light" w:hAnsi="Segoe UI Light"/>
          <w:sz w:val="26"/>
          <w:szCs w:val="26"/>
        </w:rPr>
        <w:t>If the preferred style of a client style is not available in the database for any reason, the system will be flexible enough to make provision for such clients by allow</w:t>
      </w:r>
      <w:r>
        <w:rPr>
          <w:rFonts w:ascii="Segoe UI Light" w:hAnsi="Segoe UI Light"/>
          <w:sz w:val="26"/>
          <w:szCs w:val="26"/>
        </w:rPr>
        <w:t>ing them request custom styles. They can upload pictures of the style, along with descriptions and references to other styles.</w:t>
      </w:r>
    </w:p>
    <w:p w:rsidR="001C4120" w:rsidRPr="000B3612" w:rsidRDefault="001C4120" w:rsidP="001C4120">
      <w:pPr>
        <w:pStyle w:val="ListParagraph"/>
        <w:spacing w:line="360" w:lineRule="auto"/>
        <w:rPr>
          <w:rFonts w:ascii="Segoe UI Light" w:hAnsi="Segoe UI Light"/>
          <w:sz w:val="26"/>
          <w:szCs w:val="26"/>
        </w:rPr>
      </w:pPr>
    </w:p>
    <w:p w:rsidR="001C4120" w:rsidRDefault="001C4120" w:rsidP="001C4120">
      <w:pPr>
        <w:pStyle w:val="ListParagraph"/>
        <w:numPr>
          <w:ilvl w:val="0"/>
          <w:numId w:val="3"/>
        </w:numPr>
        <w:spacing w:before="240" w:line="360" w:lineRule="auto"/>
        <w:jc w:val="both"/>
        <w:rPr>
          <w:rFonts w:ascii="Segoe UI Light" w:hAnsi="Segoe UI Light"/>
          <w:sz w:val="26"/>
          <w:szCs w:val="26"/>
        </w:rPr>
      </w:pPr>
      <w:r w:rsidRPr="000B3612">
        <w:rPr>
          <w:rFonts w:ascii="Segoe UI Light" w:hAnsi="Segoe UI Light"/>
          <w:sz w:val="26"/>
          <w:szCs w:val="26"/>
        </w:rPr>
        <w:lastRenderedPageBreak/>
        <w:t>Body measurement is very necessary for this system to function properly; the default measurement will be international sizing charts for men and women. If the chart is not adequate, there will be instructions on how to take personal size measurements. Standards required for clothing include, top of shoulders, bust, waist, hips, inside legs and calf.</w:t>
      </w:r>
    </w:p>
    <w:p w:rsidR="001C4120" w:rsidRPr="006D04FE" w:rsidRDefault="001C4120" w:rsidP="001C4120">
      <w:pPr>
        <w:pStyle w:val="ListParagraph"/>
        <w:rPr>
          <w:rFonts w:ascii="Segoe UI Light" w:hAnsi="Segoe UI Light"/>
          <w:sz w:val="26"/>
          <w:szCs w:val="26"/>
        </w:rPr>
      </w:pPr>
    </w:p>
    <w:p w:rsidR="001C4120" w:rsidRPr="00177606" w:rsidRDefault="001C4120" w:rsidP="001C4120">
      <w:pPr>
        <w:pStyle w:val="ListParagraph"/>
        <w:numPr>
          <w:ilvl w:val="0"/>
          <w:numId w:val="3"/>
        </w:numPr>
        <w:spacing w:before="240" w:line="360" w:lineRule="auto"/>
        <w:jc w:val="both"/>
        <w:rPr>
          <w:rFonts w:ascii="Segoe UI Light" w:hAnsi="Segoe UI Light"/>
          <w:sz w:val="26"/>
          <w:szCs w:val="26"/>
        </w:rPr>
      </w:pPr>
      <w:r>
        <w:rPr>
          <w:rFonts w:ascii="Segoe UI Light" w:hAnsi="Segoe UI Light"/>
          <w:sz w:val="26"/>
          <w:szCs w:val="26"/>
        </w:rPr>
        <w:t>Estimated style of delivery will be calculated by the system after an order is processed by our algorithms. This will happen instantly and will be based on pre-existing orders. Optionally clients can choose our premium service that pushes their order to the top of the queue. Delivery for the premium services will range from two working days to five.</w:t>
      </w:r>
    </w:p>
    <w:p w:rsidR="001C4120" w:rsidRDefault="001C4120" w:rsidP="001C4120">
      <w:r>
        <w:tab/>
      </w:r>
    </w:p>
    <w:p w:rsidR="001C4120" w:rsidRDefault="001C4120" w:rsidP="001C4120"/>
    <w:p w:rsidR="001C4120" w:rsidRDefault="001C4120" w:rsidP="001C4120"/>
    <w:p w:rsidR="001C4120" w:rsidRDefault="001C4120" w:rsidP="001C4120"/>
    <w:p w:rsidR="001C4120" w:rsidRDefault="001C4120" w:rsidP="001C4120"/>
    <w:p w:rsidR="001C4120" w:rsidRDefault="001C4120" w:rsidP="001C4120"/>
    <w:p w:rsidR="001C4120" w:rsidRDefault="001C4120" w:rsidP="001C4120"/>
    <w:p w:rsidR="001C4120" w:rsidRDefault="001C4120" w:rsidP="001C4120"/>
    <w:p w:rsidR="001C4120" w:rsidRDefault="001C4120" w:rsidP="001C4120"/>
    <w:p w:rsidR="001C4120" w:rsidRDefault="001C4120" w:rsidP="001C4120"/>
    <w:p w:rsidR="001C4120" w:rsidRDefault="001C4120" w:rsidP="001C4120"/>
    <w:p w:rsidR="001C4120" w:rsidRDefault="001C4120" w:rsidP="001C4120"/>
    <w:p w:rsidR="001C4120" w:rsidRDefault="001C4120" w:rsidP="001C4120"/>
    <w:p w:rsidR="001C4120" w:rsidRDefault="001C4120" w:rsidP="001C4120"/>
    <w:p w:rsidR="001C4120" w:rsidRDefault="001C4120" w:rsidP="001C4120"/>
    <w:p w:rsidR="001C4120" w:rsidRDefault="001C4120" w:rsidP="001C4120"/>
    <w:p w:rsidR="001C4120" w:rsidRDefault="001C4120" w:rsidP="001C4120"/>
    <w:p w:rsidR="001C4120" w:rsidRDefault="001C4120" w:rsidP="001C4120"/>
    <w:p w:rsidR="001C4120" w:rsidRDefault="001C4120" w:rsidP="001C4120">
      <w:pPr>
        <w:jc w:val="center"/>
        <w:rPr>
          <w:rFonts w:ascii="Segoe UI Light" w:hAnsi="Segoe UI Light"/>
          <w:sz w:val="24"/>
        </w:rPr>
      </w:pPr>
    </w:p>
    <w:p w:rsidR="001C4120" w:rsidRPr="001C4120" w:rsidRDefault="001C4120" w:rsidP="001C4120">
      <w:pPr>
        <w:jc w:val="center"/>
        <w:rPr>
          <w:rFonts w:ascii="Segoe UI Light" w:hAnsi="Segoe UI Light"/>
          <w:b/>
          <w:sz w:val="24"/>
        </w:rPr>
      </w:pPr>
      <w:r w:rsidRPr="001C4120">
        <w:rPr>
          <w:rFonts w:ascii="Segoe UI Light" w:hAnsi="Segoe UI Light"/>
          <w:b/>
          <w:sz w:val="24"/>
        </w:rPr>
        <w:t>CHAPTER TREE</w:t>
      </w:r>
    </w:p>
    <w:p w:rsidR="001C4120" w:rsidRPr="006A1768" w:rsidRDefault="001C4120" w:rsidP="001C4120">
      <w:pPr>
        <w:jc w:val="center"/>
        <w:rPr>
          <w:rFonts w:ascii="Segoe UI Light" w:hAnsi="Segoe UI Light"/>
          <w:b/>
          <w:sz w:val="48"/>
        </w:rPr>
      </w:pPr>
      <w:r w:rsidRPr="006A1768">
        <w:rPr>
          <w:rFonts w:ascii="Segoe UI Light" w:hAnsi="Segoe UI Light"/>
          <w:b/>
          <w:sz w:val="48"/>
        </w:rPr>
        <w:t>METHODOLOGY</w:t>
      </w:r>
    </w:p>
    <w:p w:rsidR="001C4120" w:rsidRPr="006A1768" w:rsidRDefault="001C4120" w:rsidP="001C4120">
      <w:pPr>
        <w:spacing w:line="360" w:lineRule="auto"/>
        <w:jc w:val="both"/>
        <w:rPr>
          <w:rFonts w:ascii="Segoe UI Light" w:hAnsi="Segoe UI Light"/>
          <w:sz w:val="26"/>
          <w:szCs w:val="26"/>
        </w:rPr>
      </w:pPr>
      <w:r w:rsidRPr="006A1768">
        <w:rPr>
          <w:rFonts w:ascii="Segoe UI Light" w:hAnsi="Segoe UI Light"/>
          <w:sz w:val="26"/>
          <w:szCs w:val="26"/>
        </w:rPr>
        <w:t>A critical assessment of the features shows that the system’s building blocks will be similar to an online shopping store, howbeit a more complex one</w:t>
      </w:r>
    </w:p>
    <w:p w:rsidR="001C4120" w:rsidRPr="006A1768" w:rsidRDefault="001C4120" w:rsidP="001C4120">
      <w:pPr>
        <w:spacing w:line="360" w:lineRule="auto"/>
        <w:jc w:val="both"/>
        <w:rPr>
          <w:rFonts w:ascii="Segoe UI Light" w:hAnsi="Segoe UI Light"/>
          <w:sz w:val="26"/>
          <w:szCs w:val="26"/>
        </w:rPr>
      </w:pPr>
      <w:r w:rsidRPr="006A1768">
        <w:rPr>
          <w:rFonts w:ascii="Segoe UI Light" w:hAnsi="Segoe UI Light"/>
          <w:sz w:val="26"/>
          <w:szCs w:val="26"/>
        </w:rPr>
        <w:t>The table below illustrates the similarities.</w:t>
      </w:r>
    </w:p>
    <w:tbl>
      <w:tblPr>
        <w:tblStyle w:val="TableGrid"/>
        <w:tblW w:w="0" w:type="auto"/>
        <w:tblLook w:val="04A0" w:firstRow="1" w:lastRow="0" w:firstColumn="1" w:lastColumn="0" w:noHBand="0" w:noVBand="1"/>
      </w:tblPr>
      <w:tblGrid>
        <w:gridCol w:w="4621"/>
        <w:gridCol w:w="4621"/>
      </w:tblGrid>
      <w:tr w:rsidR="001C4120" w:rsidRPr="006A1768" w:rsidTr="00333E57">
        <w:tc>
          <w:tcPr>
            <w:tcW w:w="4621" w:type="dxa"/>
          </w:tcPr>
          <w:p w:rsidR="001C4120" w:rsidRPr="006A1768" w:rsidRDefault="001C4120" w:rsidP="00333E57">
            <w:pPr>
              <w:spacing w:line="360" w:lineRule="auto"/>
              <w:jc w:val="both"/>
              <w:rPr>
                <w:rFonts w:ascii="Segoe UI Light" w:hAnsi="Segoe UI Light"/>
                <w:b/>
                <w:sz w:val="26"/>
                <w:szCs w:val="26"/>
              </w:rPr>
            </w:pPr>
            <w:r w:rsidRPr="006A1768">
              <w:rPr>
                <w:rFonts w:ascii="Segoe UI Light" w:hAnsi="Segoe UI Light"/>
                <w:b/>
                <w:sz w:val="26"/>
                <w:szCs w:val="26"/>
              </w:rPr>
              <w:t>Store Shopping Store</w:t>
            </w:r>
          </w:p>
        </w:tc>
        <w:tc>
          <w:tcPr>
            <w:tcW w:w="4621" w:type="dxa"/>
          </w:tcPr>
          <w:p w:rsidR="001C4120" w:rsidRPr="006A1768" w:rsidRDefault="001C4120" w:rsidP="00333E57">
            <w:pPr>
              <w:spacing w:line="360" w:lineRule="auto"/>
              <w:jc w:val="both"/>
              <w:rPr>
                <w:rFonts w:ascii="Segoe UI Light" w:hAnsi="Segoe UI Light"/>
                <w:b/>
                <w:sz w:val="26"/>
                <w:szCs w:val="26"/>
              </w:rPr>
            </w:pPr>
            <w:r w:rsidRPr="006A1768">
              <w:rPr>
                <w:rFonts w:ascii="Segoe UI Light" w:hAnsi="Segoe UI Light"/>
                <w:b/>
                <w:sz w:val="26"/>
                <w:szCs w:val="26"/>
              </w:rPr>
              <w:t>Tailor System</w:t>
            </w:r>
          </w:p>
        </w:tc>
      </w:tr>
      <w:tr w:rsidR="001C4120" w:rsidRPr="006A1768" w:rsidTr="00333E57">
        <w:tc>
          <w:tcPr>
            <w:tcW w:w="4621" w:type="dxa"/>
          </w:tcPr>
          <w:p w:rsidR="001C4120" w:rsidRPr="006A1768" w:rsidRDefault="001C4120" w:rsidP="00333E57">
            <w:pPr>
              <w:spacing w:line="360" w:lineRule="auto"/>
              <w:jc w:val="both"/>
              <w:rPr>
                <w:rFonts w:ascii="Segoe UI Light" w:hAnsi="Segoe UI Light"/>
                <w:sz w:val="26"/>
                <w:szCs w:val="26"/>
              </w:rPr>
            </w:pPr>
            <w:r w:rsidRPr="006A1768">
              <w:rPr>
                <w:rFonts w:ascii="Segoe UI Light" w:hAnsi="Segoe UI Light"/>
                <w:sz w:val="26"/>
                <w:szCs w:val="26"/>
              </w:rPr>
              <w:t>Select choice of product</w:t>
            </w:r>
          </w:p>
        </w:tc>
        <w:tc>
          <w:tcPr>
            <w:tcW w:w="4621" w:type="dxa"/>
          </w:tcPr>
          <w:p w:rsidR="001C4120" w:rsidRPr="006A1768" w:rsidRDefault="001C4120" w:rsidP="00333E57">
            <w:pPr>
              <w:spacing w:line="360" w:lineRule="auto"/>
              <w:jc w:val="both"/>
              <w:rPr>
                <w:rFonts w:ascii="Segoe UI Light" w:hAnsi="Segoe UI Light"/>
                <w:sz w:val="26"/>
                <w:szCs w:val="26"/>
              </w:rPr>
            </w:pPr>
            <w:r w:rsidRPr="006A1768">
              <w:rPr>
                <w:rFonts w:ascii="Segoe UI Light" w:hAnsi="Segoe UI Light"/>
                <w:sz w:val="26"/>
                <w:szCs w:val="26"/>
              </w:rPr>
              <w:t>Select choice of fabric</w:t>
            </w:r>
          </w:p>
        </w:tc>
      </w:tr>
      <w:tr w:rsidR="001C4120" w:rsidRPr="006A1768" w:rsidTr="00333E57">
        <w:tc>
          <w:tcPr>
            <w:tcW w:w="4621" w:type="dxa"/>
          </w:tcPr>
          <w:p w:rsidR="001C4120" w:rsidRPr="006A1768" w:rsidRDefault="001C4120" w:rsidP="00333E57">
            <w:pPr>
              <w:spacing w:line="360" w:lineRule="auto"/>
              <w:jc w:val="both"/>
              <w:rPr>
                <w:rFonts w:ascii="Segoe UI Light" w:hAnsi="Segoe UI Light"/>
                <w:sz w:val="26"/>
                <w:szCs w:val="26"/>
              </w:rPr>
            </w:pPr>
            <w:r w:rsidRPr="006A1768">
              <w:rPr>
                <w:rFonts w:ascii="Segoe UI Light" w:hAnsi="Segoe UI Light"/>
                <w:sz w:val="26"/>
                <w:szCs w:val="26"/>
              </w:rPr>
              <w:t>Select choice of colour or size</w:t>
            </w:r>
          </w:p>
        </w:tc>
        <w:tc>
          <w:tcPr>
            <w:tcW w:w="4621" w:type="dxa"/>
          </w:tcPr>
          <w:p w:rsidR="001C4120" w:rsidRPr="006A1768" w:rsidRDefault="001C4120" w:rsidP="00333E57">
            <w:pPr>
              <w:spacing w:line="360" w:lineRule="auto"/>
              <w:jc w:val="both"/>
              <w:rPr>
                <w:rFonts w:ascii="Segoe UI Light" w:hAnsi="Segoe UI Light"/>
                <w:sz w:val="26"/>
                <w:szCs w:val="26"/>
              </w:rPr>
            </w:pPr>
            <w:r w:rsidRPr="006A1768">
              <w:rPr>
                <w:rFonts w:ascii="Segoe UI Light" w:hAnsi="Segoe UI Light"/>
                <w:sz w:val="26"/>
                <w:szCs w:val="26"/>
              </w:rPr>
              <w:t>Select preferred style</w:t>
            </w:r>
          </w:p>
        </w:tc>
      </w:tr>
      <w:tr w:rsidR="001C4120" w:rsidRPr="006A1768" w:rsidTr="00333E57">
        <w:tc>
          <w:tcPr>
            <w:tcW w:w="4621" w:type="dxa"/>
          </w:tcPr>
          <w:p w:rsidR="001C4120" w:rsidRPr="006A1768" w:rsidRDefault="001C4120" w:rsidP="00333E57">
            <w:pPr>
              <w:spacing w:line="360" w:lineRule="auto"/>
              <w:jc w:val="both"/>
              <w:rPr>
                <w:rFonts w:ascii="Segoe UI Light" w:hAnsi="Segoe UI Light"/>
                <w:sz w:val="26"/>
                <w:szCs w:val="26"/>
              </w:rPr>
            </w:pPr>
            <w:r w:rsidRPr="006A1768">
              <w:rPr>
                <w:rFonts w:ascii="Segoe UI Light" w:hAnsi="Segoe UI Light"/>
                <w:sz w:val="26"/>
                <w:szCs w:val="26"/>
              </w:rPr>
              <w:t>Choose preferred shipping method and get estimated time of arrival</w:t>
            </w:r>
          </w:p>
        </w:tc>
        <w:tc>
          <w:tcPr>
            <w:tcW w:w="4621" w:type="dxa"/>
          </w:tcPr>
          <w:p w:rsidR="001C4120" w:rsidRPr="006A1768" w:rsidRDefault="001C4120" w:rsidP="00333E57">
            <w:pPr>
              <w:spacing w:line="360" w:lineRule="auto"/>
              <w:jc w:val="both"/>
              <w:rPr>
                <w:rFonts w:ascii="Segoe UI Light" w:hAnsi="Segoe UI Light"/>
                <w:sz w:val="26"/>
                <w:szCs w:val="26"/>
              </w:rPr>
            </w:pPr>
            <w:r w:rsidRPr="006A1768">
              <w:rPr>
                <w:rFonts w:ascii="Segoe UI Light" w:hAnsi="Segoe UI Light"/>
                <w:sz w:val="26"/>
                <w:szCs w:val="26"/>
              </w:rPr>
              <w:t>Get estimated time of delivery</w:t>
            </w:r>
          </w:p>
        </w:tc>
      </w:tr>
    </w:tbl>
    <w:p w:rsidR="001C4120" w:rsidRPr="006A1768" w:rsidRDefault="001C4120" w:rsidP="001C4120">
      <w:pPr>
        <w:spacing w:line="360" w:lineRule="auto"/>
        <w:jc w:val="both"/>
        <w:rPr>
          <w:rFonts w:ascii="Segoe UI Light" w:hAnsi="Segoe UI Light"/>
          <w:sz w:val="26"/>
          <w:szCs w:val="26"/>
        </w:rPr>
      </w:pPr>
    </w:p>
    <w:p w:rsidR="001C4120" w:rsidRPr="006A1768" w:rsidRDefault="001C4120" w:rsidP="001C4120">
      <w:pPr>
        <w:spacing w:line="360" w:lineRule="auto"/>
        <w:ind w:left="360"/>
        <w:jc w:val="both"/>
        <w:rPr>
          <w:rFonts w:ascii="Segoe UI Light" w:hAnsi="Segoe UI Light"/>
          <w:b/>
          <w:color w:val="FF0000"/>
          <w:sz w:val="26"/>
          <w:szCs w:val="26"/>
        </w:rPr>
      </w:pPr>
    </w:p>
    <w:p w:rsidR="001C4120" w:rsidRPr="006A1768" w:rsidRDefault="001C4120" w:rsidP="001C4120">
      <w:pPr>
        <w:spacing w:line="360" w:lineRule="auto"/>
        <w:ind w:left="360"/>
        <w:jc w:val="both"/>
        <w:rPr>
          <w:rFonts w:ascii="Segoe UI Light" w:hAnsi="Segoe UI Light"/>
          <w:sz w:val="26"/>
          <w:szCs w:val="26"/>
        </w:rPr>
      </w:pPr>
      <w:r w:rsidRPr="006A1768">
        <w:rPr>
          <w:rFonts w:ascii="Segoe UI Light" w:hAnsi="Segoe UI Light"/>
          <w:sz w:val="26"/>
          <w:szCs w:val="26"/>
        </w:rPr>
        <w:t>The differences are as follows</w:t>
      </w:r>
    </w:p>
    <w:p w:rsidR="001C4120" w:rsidRPr="006A1768" w:rsidRDefault="001C4120" w:rsidP="001C4120">
      <w:pPr>
        <w:pStyle w:val="ListParagraph"/>
        <w:numPr>
          <w:ilvl w:val="0"/>
          <w:numId w:val="5"/>
        </w:numPr>
        <w:spacing w:line="360" w:lineRule="auto"/>
        <w:jc w:val="both"/>
        <w:rPr>
          <w:rFonts w:ascii="Segoe UI Light" w:hAnsi="Segoe UI Light"/>
          <w:sz w:val="26"/>
          <w:szCs w:val="26"/>
        </w:rPr>
      </w:pPr>
      <w:r w:rsidRPr="006A1768">
        <w:rPr>
          <w:rFonts w:ascii="Segoe UI Light" w:hAnsi="Segoe UI Light"/>
          <w:sz w:val="26"/>
          <w:szCs w:val="26"/>
        </w:rPr>
        <w:t>The clients decide that they want to use fabrics they bought, hence triggering the module to have fabric delivered to us.</w:t>
      </w:r>
    </w:p>
    <w:p w:rsidR="001C4120" w:rsidRPr="006A1768" w:rsidRDefault="001C4120" w:rsidP="001C4120">
      <w:pPr>
        <w:pStyle w:val="ListParagraph"/>
        <w:spacing w:line="360" w:lineRule="auto"/>
        <w:jc w:val="both"/>
        <w:rPr>
          <w:rFonts w:ascii="Segoe UI Light" w:hAnsi="Segoe UI Light"/>
          <w:sz w:val="26"/>
          <w:szCs w:val="26"/>
        </w:rPr>
      </w:pPr>
    </w:p>
    <w:p w:rsidR="001C4120" w:rsidRPr="006A1768" w:rsidRDefault="001C4120" w:rsidP="001C4120">
      <w:pPr>
        <w:pStyle w:val="ListParagraph"/>
        <w:numPr>
          <w:ilvl w:val="0"/>
          <w:numId w:val="5"/>
        </w:numPr>
        <w:spacing w:line="360" w:lineRule="auto"/>
        <w:jc w:val="both"/>
        <w:rPr>
          <w:rFonts w:ascii="Segoe UI Light" w:hAnsi="Segoe UI Light"/>
          <w:sz w:val="26"/>
          <w:szCs w:val="26"/>
        </w:rPr>
      </w:pPr>
      <w:r w:rsidRPr="006A1768">
        <w:rPr>
          <w:rFonts w:ascii="Segoe UI Light" w:hAnsi="Segoe UI Light"/>
          <w:sz w:val="26"/>
          <w:szCs w:val="26"/>
        </w:rPr>
        <w:lastRenderedPageBreak/>
        <w:t>When the required measurement for the client is unknown, they might have to source for it manually by physical measurement.</w:t>
      </w:r>
    </w:p>
    <w:p w:rsidR="001C4120" w:rsidRPr="006A1768" w:rsidRDefault="001C4120" w:rsidP="001C4120">
      <w:pPr>
        <w:pStyle w:val="ListParagraph"/>
        <w:spacing w:line="360" w:lineRule="auto"/>
        <w:jc w:val="both"/>
        <w:rPr>
          <w:rFonts w:ascii="Segoe UI Light" w:hAnsi="Segoe UI Light"/>
          <w:sz w:val="26"/>
          <w:szCs w:val="26"/>
        </w:rPr>
      </w:pPr>
    </w:p>
    <w:p w:rsidR="001C4120" w:rsidRPr="006A1768" w:rsidRDefault="001C4120" w:rsidP="001C4120">
      <w:pPr>
        <w:pStyle w:val="ListParagraph"/>
        <w:numPr>
          <w:ilvl w:val="0"/>
          <w:numId w:val="5"/>
        </w:numPr>
        <w:spacing w:line="360" w:lineRule="auto"/>
        <w:jc w:val="both"/>
        <w:rPr>
          <w:rFonts w:ascii="Segoe UI Light" w:hAnsi="Segoe UI Light"/>
          <w:sz w:val="26"/>
          <w:szCs w:val="26"/>
        </w:rPr>
      </w:pPr>
      <w:r w:rsidRPr="006A1768">
        <w:rPr>
          <w:rFonts w:ascii="Segoe UI Light" w:hAnsi="Segoe UI Light"/>
          <w:sz w:val="26"/>
          <w:szCs w:val="26"/>
        </w:rPr>
        <w:t>The method of calculating the delivery date is complicated because we have to consider the orders that are at hand, unless there is kind of an express service, although the commitment for that will be quite daunting.</w:t>
      </w:r>
    </w:p>
    <w:p w:rsidR="001C4120" w:rsidRPr="006A1768" w:rsidRDefault="001C4120" w:rsidP="001C4120">
      <w:pPr>
        <w:spacing w:line="360" w:lineRule="auto"/>
        <w:jc w:val="both"/>
        <w:rPr>
          <w:rFonts w:ascii="Segoe UI Light" w:hAnsi="Segoe UI Light"/>
          <w:sz w:val="26"/>
          <w:szCs w:val="26"/>
        </w:rPr>
      </w:pPr>
      <w:r w:rsidRPr="006A1768">
        <w:rPr>
          <w:rFonts w:ascii="Segoe UI Light" w:hAnsi="Segoe UI Light"/>
          <w:sz w:val="26"/>
          <w:szCs w:val="26"/>
        </w:rPr>
        <w:t xml:space="preserve">The new programming concept that I have learnt over the past quarter, talks about </w:t>
      </w:r>
      <w:commentRangeStart w:id="137"/>
      <w:r w:rsidRPr="006A1768">
        <w:rPr>
          <w:rFonts w:ascii="Segoe UI Light" w:hAnsi="Segoe UI Light"/>
          <w:sz w:val="26"/>
          <w:szCs w:val="26"/>
        </w:rPr>
        <w:t xml:space="preserve">breaking down your problem into smaller units, then find out is those smaller units have been solved by others. If solution is available or open source there is no need to reinvent the wheel, just incorporate it and then go on to solve the custom problems you have. This </w:t>
      </w:r>
      <w:commentRangeEnd w:id="137"/>
      <w:r w:rsidR="00D9075F">
        <w:rPr>
          <w:rStyle w:val="CommentReference"/>
        </w:rPr>
        <w:commentReference w:id="137"/>
      </w:r>
      <w:r w:rsidRPr="006A1768">
        <w:rPr>
          <w:rFonts w:ascii="Segoe UI Light" w:hAnsi="Segoe UI Light"/>
          <w:sz w:val="26"/>
          <w:szCs w:val="26"/>
        </w:rPr>
        <w:t xml:space="preserve">approach makes sense, it is a waste of effort to build everything from scratch, and you might get distracted with the minor details and miss the bigger </w:t>
      </w:r>
      <w:proofErr w:type="gramStart"/>
      <w:r w:rsidRPr="006A1768">
        <w:rPr>
          <w:rFonts w:ascii="Segoe UI Light" w:hAnsi="Segoe UI Light"/>
          <w:sz w:val="26"/>
          <w:szCs w:val="26"/>
        </w:rPr>
        <w:t>picture</w:t>
      </w:r>
      <w:proofErr w:type="gramEnd"/>
      <w:r w:rsidRPr="006A1768">
        <w:rPr>
          <w:rFonts w:ascii="Segoe UI Light" w:hAnsi="Segoe UI Light"/>
          <w:sz w:val="26"/>
          <w:szCs w:val="26"/>
        </w:rPr>
        <w:t>. That will be the approach to building this tailoring system, faster development time means you can start testing the idea quickly.</w:t>
      </w:r>
    </w:p>
    <w:p w:rsidR="001C4120" w:rsidRPr="006A1768" w:rsidRDefault="001C4120" w:rsidP="001C4120">
      <w:pPr>
        <w:spacing w:line="360" w:lineRule="auto"/>
        <w:jc w:val="both"/>
        <w:rPr>
          <w:rFonts w:ascii="Segoe UI Light" w:hAnsi="Segoe UI Light"/>
          <w:b/>
          <w:sz w:val="36"/>
        </w:rPr>
      </w:pPr>
      <w:r w:rsidRPr="001C4120">
        <w:rPr>
          <w:rFonts w:ascii="Segoe UI Light" w:hAnsi="Segoe UI Light"/>
          <w:b/>
          <w:color w:val="548DD4" w:themeColor="text2" w:themeTint="99"/>
          <w:sz w:val="24"/>
        </w:rPr>
        <w:t>2.1</w:t>
      </w:r>
      <w:r>
        <w:rPr>
          <w:rFonts w:ascii="Segoe UI Light" w:hAnsi="Segoe UI Light"/>
          <w:b/>
          <w:sz w:val="36"/>
        </w:rPr>
        <w:tab/>
      </w:r>
      <w:r w:rsidRPr="006A1768">
        <w:rPr>
          <w:rFonts w:ascii="Segoe UI Light" w:hAnsi="Segoe UI Light"/>
          <w:b/>
          <w:sz w:val="36"/>
        </w:rPr>
        <w:t>Investors</w:t>
      </w:r>
    </w:p>
    <w:p w:rsidR="001C4120" w:rsidRPr="006A1768" w:rsidRDefault="001C4120" w:rsidP="001C4120">
      <w:pPr>
        <w:pStyle w:val="NormalWeb"/>
        <w:spacing w:before="0" w:beforeAutospacing="0" w:after="200" w:afterAutospacing="0" w:line="360" w:lineRule="auto"/>
        <w:jc w:val="both"/>
        <w:rPr>
          <w:rFonts w:ascii="Segoe UI Light" w:hAnsi="Segoe UI Light"/>
          <w:sz w:val="26"/>
          <w:szCs w:val="26"/>
        </w:rPr>
      </w:pPr>
      <w:r w:rsidRPr="006A1768">
        <w:rPr>
          <w:rFonts w:ascii="Segoe UI Light" w:hAnsi="Segoe UI Light"/>
          <w:color w:val="000000"/>
          <w:sz w:val="26"/>
          <w:szCs w:val="26"/>
        </w:rPr>
        <w:t xml:space="preserve">The developed countries have done a good job in trying to harness the benefits of technology, but lately Nigeria is rising, we do have a co-working space (CC-Hub) with a technological flavour. That was unthinkable in the past, and foreign investors are taking note of this progress. </w:t>
      </w:r>
    </w:p>
    <w:p w:rsidR="001C4120" w:rsidRPr="006A1768" w:rsidRDefault="001C4120" w:rsidP="001C4120">
      <w:pPr>
        <w:pStyle w:val="NormalWeb"/>
        <w:spacing w:before="0" w:beforeAutospacing="0" w:after="0" w:afterAutospacing="0" w:line="360" w:lineRule="auto"/>
        <w:jc w:val="both"/>
        <w:rPr>
          <w:rFonts w:ascii="Segoe UI Light" w:hAnsi="Segoe UI Light"/>
          <w:sz w:val="26"/>
          <w:szCs w:val="26"/>
        </w:rPr>
      </w:pPr>
      <w:r w:rsidRPr="006A1768">
        <w:rPr>
          <w:rStyle w:val="apple-tab-span"/>
          <w:rFonts w:ascii="Segoe UI Light" w:hAnsi="Segoe UI Light"/>
          <w:color w:val="000000"/>
          <w:sz w:val="26"/>
          <w:szCs w:val="26"/>
        </w:rPr>
        <w:tab/>
      </w:r>
      <w:r w:rsidRPr="006A1768">
        <w:rPr>
          <w:rFonts w:ascii="Segoe UI Light" w:hAnsi="Segoe UI Light"/>
          <w:color w:val="000000"/>
          <w:sz w:val="26"/>
          <w:szCs w:val="26"/>
        </w:rPr>
        <w:t xml:space="preserve">I think the biggest </w:t>
      </w:r>
      <w:commentRangeStart w:id="138"/>
      <w:r w:rsidRPr="006A1768">
        <w:rPr>
          <w:rFonts w:ascii="Segoe UI Light" w:hAnsi="Segoe UI Light"/>
          <w:color w:val="000000"/>
          <w:sz w:val="26"/>
          <w:szCs w:val="26"/>
        </w:rPr>
        <w:t>hindrance was the late entry of mobile communication technology. Nigerians are still grasping the impact of technology on the economy, or as a tool for personal development</w:t>
      </w:r>
      <w:commentRangeEnd w:id="138"/>
      <w:r w:rsidR="00D9075F">
        <w:rPr>
          <w:rStyle w:val="CommentReference"/>
          <w:rFonts w:asciiTheme="minorHAnsi" w:eastAsiaTheme="minorEastAsia" w:hAnsiTheme="minorHAnsi" w:cstheme="minorBidi"/>
        </w:rPr>
        <w:commentReference w:id="138"/>
      </w:r>
      <w:r w:rsidRPr="006A1768">
        <w:rPr>
          <w:rFonts w:ascii="Segoe UI Light" w:hAnsi="Segoe UI Light"/>
          <w:color w:val="000000"/>
          <w:sz w:val="26"/>
          <w:szCs w:val="26"/>
        </w:rPr>
        <w:t xml:space="preserve">. </w:t>
      </w:r>
    </w:p>
    <w:p w:rsidR="001C4120" w:rsidRPr="006A1768" w:rsidRDefault="001C4120" w:rsidP="001C4120">
      <w:pPr>
        <w:pStyle w:val="NormalWeb"/>
        <w:spacing w:before="0" w:beforeAutospacing="0" w:after="200" w:afterAutospacing="0" w:line="360" w:lineRule="auto"/>
        <w:jc w:val="both"/>
        <w:rPr>
          <w:rFonts w:ascii="Segoe UI Light" w:hAnsi="Segoe UI Light"/>
          <w:sz w:val="26"/>
          <w:szCs w:val="26"/>
        </w:rPr>
      </w:pPr>
      <w:r w:rsidRPr="006A1768">
        <w:rPr>
          <w:rStyle w:val="apple-tab-span"/>
          <w:rFonts w:ascii="Segoe UI Light" w:hAnsi="Segoe UI Light"/>
          <w:color w:val="000000"/>
          <w:sz w:val="26"/>
          <w:szCs w:val="26"/>
        </w:rPr>
        <w:lastRenderedPageBreak/>
        <w:tab/>
      </w:r>
      <w:r w:rsidRPr="006A1768">
        <w:rPr>
          <w:rFonts w:ascii="Segoe UI Light" w:hAnsi="Segoe UI Light"/>
          <w:color w:val="000000"/>
          <w:sz w:val="26"/>
          <w:szCs w:val="26"/>
        </w:rPr>
        <w:t>Recently there has been a lot of clone of foreign apps and technology business models in Nigeria, the prospect of success for such products are at best slim</w:t>
      </w:r>
      <w:commentRangeStart w:id="139"/>
      <w:r w:rsidRPr="006A1768">
        <w:rPr>
          <w:rFonts w:ascii="Segoe UI Light" w:hAnsi="Segoe UI Light"/>
          <w:color w:val="000000"/>
          <w:sz w:val="26"/>
          <w:szCs w:val="26"/>
        </w:rPr>
        <w:t xml:space="preserve">. Nigeria and her people have a different historical experience from the countries where these products were designed. </w:t>
      </w:r>
      <w:commentRangeEnd w:id="139"/>
      <w:r w:rsidR="00D9075F">
        <w:rPr>
          <w:rStyle w:val="CommentReference"/>
          <w:rFonts w:asciiTheme="minorHAnsi" w:eastAsiaTheme="minorEastAsia" w:hAnsiTheme="minorHAnsi" w:cstheme="minorBidi"/>
        </w:rPr>
        <w:commentReference w:id="139"/>
      </w:r>
      <w:r w:rsidRPr="006A1768">
        <w:rPr>
          <w:rFonts w:ascii="Segoe UI Light" w:hAnsi="Segoe UI Light"/>
          <w:color w:val="000000"/>
          <w:sz w:val="26"/>
          <w:szCs w:val="26"/>
        </w:rPr>
        <w:t xml:space="preserve">The solution to </w:t>
      </w:r>
      <w:commentRangeStart w:id="140"/>
      <w:r w:rsidRPr="006A1768">
        <w:rPr>
          <w:rFonts w:ascii="Segoe UI Light" w:hAnsi="Segoe UI Light"/>
          <w:color w:val="000000"/>
          <w:sz w:val="26"/>
          <w:szCs w:val="26"/>
        </w:rPr>
        <w:t xml:space="preserve">Nigeria’s many failings </w:t>
      </w:r>
      <w:commentRangeEnd w:id="140"/>
      <w:r w:rsidR="00D9075F">
        <w:rPr>
          <w:rStyle w:val="CommentReference"/>
          <w:rFonts w:asciiTheme="minorHAnsi" w:eastAsiaTheme="minorEastAsia" w:hAnsiTheme="minorHAnsi" w:cstheme="minorBidi"/>
        </w:rPr>
        <w:commentReference w:id="140"/>
      </w:r>
      <w:r w:rsidRPr="006A1768">
        <w:rPr>
          <w:rFonts w:ascii="Segoe UI Light" w:hAnsi="Segoe UI Light"/>
          <w:color w:val="000000"/>
          <w:sz w:val="26"/>
          <w:szCs w:val="26"/>
        </w:rPr>
        <w:t>does not rely solely on the internet or modern computing technologies.</w:t>
      </w:r>
    </w:p>
    <w:p w:rsidR="001C4120" w:rsidRPr="006A1768" w:rsidRDefault="001C4120" w:rsidP="001C4120">
      <w:pPr>
        <w:pStyle w:val="NormalWeb"/>
        <w:spacing w:before="0" w:beforeAutospacing="0" w:after="200" w:afterAutospacing="0" w:line="360" w:lineRule="auto"/>
        <w:jc w:val="both"/>
        <w:rPr>
          <w:rFonts w:ascii="Segoe UI Light" w:hAnsi="Segoe UI Light"/>
          <w:sz w:val="26"/>
          <w:szCs w:val="26"/>
        </w:rPr>
      </w:pPr>
      <w:commentRangeStart w:id="141"/>
      <w:r w:rsidRPr="006A1768">
        <w:rPr>
          <w:rStyle w:val="apple-tab-span"/>
          <w:rFonts w:ascii="Segoe UI Light" w:hAnsi="Segoe UI Light"/>
          <w:color w:val="000000"/>
          <w:sz w:val="26"/>
          <w:szCs w:val="26"/>
        </w:rPr>
        <w:tab/>
      </w:r>
      <w:r w:rsidRPr="006A1768">
        <w:rPr>
          <w:rFonts w:ascii="Segoe UI Light" w:hAnsi="Segoe UI Light"/>
          <w:color w:val="000000"/>
          <w:sz w:val="26"/>
          <w:szCs w:val="26"/>
        </w:rPr>
        <w:t>If the solution to any indigenous problem lies in modern computing technology, then the solution should be crafted specifically to suit our society, rather than a one sized fit all approach.</w:t>
      </w:r>
      <w:commentRangeEnd w:id="141"/>
      <w:r w:rsidR="00D9075F">
        <w:rPr>
          <w:rStyle w:val="CommentReference"/>
          <w:rFonts w:asciiTheme="minorHAnsi" w:eastAsiaTheme="minorEastAsia" w:hAnsiTheme="minorHAnsi" w:cstheme="minorBidi"/>
        </w:rPr>
        <w:commentReference w:id="141"/>
      </w:r>
    </w:p>
    <w:p w:rsidR="001C4120" w:rsidRPr="006A1768" w:rsidRDefault="001C4120" w:rsidP="001C4120">
      <w:pPr>
        <w:pStyle w:val="NormalWeb"/>
        <w:spacing w:before="0" w:beforeAutospacing="0" w:after="200" w:afterAutospacing="0" w:line="360" w:lineRule="auto"/>
        <w:jc w:val="both"/>
        <w:rPr>
          <w:rFonts w:ascii="Segoe UI Light" w:hAnsi="Segoe UI Light"/>
          <w:sz w:val="26"/>
          <w:szCs w:val="26"/>
        </w:rPr>
      </w:pPr>
      <w:r w:rsidRPr="006A1768">
        <w:rPr>
          <w:rStyle w:val="apple-tab-span"/>
          <w:rFonts w:ascii="Segoe UI Light" w:hAnsi="Segoe UI Light"/>
          <w:color w:val="000000"/>
          <w:sz w:val="26"/>
          <w:szCs w:val="26"/>
        </w:rPr>
        <w:tab/>
      </w:r>
      <w:r w:rsidRPr="006A1768">
        <w:rPr>
          <w:rFonts w:ascii="Segoe UI Light" w:hAnsi="Segoe UI Light"/>
          <w:color w:val="000000"/>
          <w:sz w:val="26"/>
          <w:szCs w:val="26"/>
        </w:rPr>
        <w:t>This project</w:t>
      </w:r>
      <w:ins w:id="142" w:author="Kate" w:date="2015-02-22T20:09:00Z">
        <w:r w:rsidR="00D9075F">
          <w:rPr>
            <w:rFonts w:ascii="Segoe UI Light" w:hAnsi="Segoe UI Light"/>
            <w:color w:val="000000"/>
            <w:sz w:val="26"/>
            <w:szCs w:val="26"/>
          </w:rPr>
          <w:t>,</w:t>
        </w:r>
      </w:ins>
      <w:r w:rsidRPr="006A1768">
        <w:rPr>
          <w:rFonts w:ascii="Segoe UI Light" w:hAnsi="Segoe UI Light"/>
          <w:color w:val="000000"/>
          <w:sz w:val="26"/>
          <w:szCs w:val="26"/>
        </w:rPr>
        <w:t xml:space="preserve"> as mentioned earlier</w:t>
      </w:r>
      <w:ins w:id="143" w:author="Kate" w:date="2015-02-22T20:10:00Z">
        <w:r w:rsidR="00D9075F">
          <w:rPr>
            <w:rFonts w:ascii="Segoe UI Light" w:hAnsi="Segoe UI Light"/>
            <w:color w:val="000000"/>
            <w:sz w:val="26"/>
            <w:szCs w:val="26"/>
          </w:rPr>
          <w:t>,</w:t>
        </w:r>
      </w:ins>
      <w:r w:rsidRPr="006A1768">
        <w:rPr>
          <w:rFonts w:ascii="Segoe UI Light" w:hAnsi="Segoe UI Light"/>
          <w:color w:val="000000"/>
          <w:sz w:val="26"/>
          <w:szCs w:val="26"/>
        </w:rPr>
        <w:t xml:space="preserve"> fits into the category of solutions carefully designed to </w:t>
      </w:r>
      <w:commentRangeStart w:id="144"/>
      <w:r w:rsidRPr="006A1768">
        <w:rPr>
          <w:rFonts w:ascii="Segoe UI Light" w:hAnsi="Segoe UI Light"/>
          <w:color w:val="000000"/>
          <w:sz w:val="26"/>
          <w:szCs w:val="26"/>
        </w:rPr>
        <w:t xml:space="preserve">enhance the experience of people when they have to get traditional </w:t>
      </w:r>
      <w:commentRangeEnd w:id="144"/>
      <w:r w:rsidR="00D9075F">
        <w:rPr>
          <w:rStyle w:val="CommentReference"/>
          <w:rFonts w:asciiTheme="minorHAnsi" w:eastAsiaTheme="minorEastAsia" w:hAnsiTheme="minorHAnsi" w:cstheme="minorBidi"/>
        </w:rPr>
        <w:commentReference w:id="144"/>
      </w:r>
      <w:r w:rsidRPr="006A1768">
        <w:rPr>
          <w:rFonts w:ascii="Segoe UI Light" w:hAnsi="Segoe UI Light"/>
          <w:color w:val="000000"/>
          <w:sz w:val="26"/>
          <w:szCs w:val="26"/>
        </w:rPr>
        <w:t>attires.</w:t>
      </w:r>
    </w:p>
    <w:p w:rsidR="001C4120" w:rsidRPr="006A1768" w:rsidRDefault="001C4120" w:rsidP="001C4120">
      <w:pPr>
        <w:pStyle w:val="NormalWeb"/>
        <w:spacing w:before="0" w:beforeAutospacing="0" w:after="200" w:afterAutospacing="0" w:line="360" w:lineRule="auto"/>
        <w:jc w:val="both"/>
        <w:rPr>
          <w:rFonts w:ascii="Segoe UI Light" w:hAnsi="Segoe UI Light"/>
          <w:color w:val="000000"/>
          <w:sz w:val="26"/>
          <w:szCs w:val="26"/>
        </w:rPr>
      </w:pPr>
      <w:r w:rsidRPr="006A1768">
        <w:rPr>
          <w:rStyle w:val="apple-tab-span"/>
          <w:rFonts w:ascii="Segoe UI Light" w:hAnsi="Segoe UI Light"/>
          <w:color w:val="000000"/>
          <w:sz w:val="26"/>
          <w:szCs w:val="26"/>
        </w:rPr>
        <w:tab/>
      </w:r>
      <w:commentRangeStart w:id="145"/>
      <w:r w:rsidRPr="006A1768">
        <w:rPr>
          <w:rFonts w:ascii="Segoe UI Light" w:hAnsi="Segoe UI Light"/>
          <w:color w:val="000000"/>
          <w:sz w:val="26"/>
          <w:szCs w:val="26"/>
        </w:rPr>
        <w:t xml:space="preserve">It is not all gloomy for Nigerian technology </w:t>
      </w:r>
      <w:proofErr w:type="gramStart"/>
      <w:r w:rsidRPr="006A1768">
        <w:rPr>
          <w:rFonts w:ascii="Segoe UI Light" w:hAnsi="Segoe UI Light"/>
          <w:color w:val="000000"/>
          <w:sz w:val="26"/>
          <w:szCs w:val="26"/>
        </w:rPr>
        <w:t>entrepreneurs,</w:t>
      </w:r>
      <w:proofErr w:type="gramEnd"/>
      <w:r w:rsidRPr="006A1768">
        <w:rPr>
          <w:rFonts w:ascii="Segoe UI Light" w:hAnsi="Segoe UI Light"/>
          <w:color w:val="000000"/>
          <w:sz w:val="26"/>
          <w:szCs w:val="26"/>
        </w:rPr>
        <w:t xml:space="preserve"> sites like konga.com, olx.com are changing our expectations of the shopping experience, indirectly making us demand better deals from salesmen on the street in an otherwise opaque transaction system where buyers have no knowledge that they can get better deals </w:t>
      </w:r>
      <w:proofErr w:type="gramStart"/>
      <w:r w:rsidRPr="006A1768">
        <w:rPr>
          <w:rFonts w:ascii="Segoe UI Light" w:hAnsi="Segoe UI Light"/>
          <w:color w:val="000000"/>
          <w:sz w:val="26"/>
          <w:szCs w:val="26"/>
        </w:rPr>
        <w:t>elsewhere</w:t>
      </w:r>
      <w:proofErr w:type="gramEnd"/>
      <w:r w:rsidRPr="006A1768">
        <w:rPr>
          <w:rFonts w:ascii="Segoe UI Light" w:hAnsi="Segoe UI Light"/>
          <w:color w:val="000000"/>
          <w:sz w:val="26"/>
          <w:szCs w:val="26"/>
        </w:rPr>
        <w:t>.</w:t>
      </w:r>
      <w:commentRangeEnd w:id="145"/>
      <w:r w:rsidR="00D9075F">
        <w:rPr>
          <w:rStyle w:val="CommentReference"/>
          <w:rFonts w:asciiTheme="minorHAnsi" w:eastAsiaTheme="minorEastAsia" w:hAnsiTheme="minorHAnsi" w:cstheme="minorBidi"/>
        </w:rPr>
        <w:commentReference w:id="145"/>
      </w:r>
    </w:p>
    <w:p w:rsidR="001C4120" w:rsidRPr="006A1768" w:rsidRDefault="001C4120" w:rsidP="001C4120">
      <w:pPr>
        <w:pStyle w:val="NormalWeb"/>
        <w:spacing w:before="0" w:beforeAutospacing="0" w:after="200" w:afterAutospacing="0" w:line="360" w:lineRule="auto"/>
        <w:jc w:val="both"/>
        <w:rPr>
          <w:rFonts w:ascii="Segoe UI Light" w:hAnsi="Segoe UI Light"/>
          <w:sz w:val="26"/>
          <w:szCs w:val="26"/>
        </w:rPr>
      </w:pPr>
    </w:p>
    <w:p w:rsidR="001C4120" w:rsidRPr="006A1768" w:rsidRDefault="001C4120" w:rsidP="001C4120">
      <w:pPr>
        <w:spacing w:line="360" w:lineRule="auto"/>
        <w:jc w:val="both"/>
        <w:rPr>
          <w:rFonts w:ascii="Segoe UI Light" w:hAnsi="Segoe UI Light"/>
          <w:sz w:val="26"/>
          <w:szCs w:val="26"/>
        </w:rPr>
      </w:pPr>
      <w:r w:rsidRPr="006A1768">
        <w:rPr>
          <w:rFonts w:ascii="Segoe UI Light" w:hAnsi="Segoe UI Light"/>
          <w:sz w:val="26"/>
          <w:szCs w:val="26"/>
        </w:rPr>
        <w:t>The following are potential investors:</w:t>
      </w:r>
    </w:p>
    <w:p w:rsidR="001C4120" w:rsidRPr="006A1768" w:rsidRDefault="001C4120" w:rsidP="001C4120">
      <w:pPr>
        <w:spacing w:line="360" w:lineRule="auto"/>
        <w:jc w:val="both"/>
        <w:rPr>
          <w:rFonts w:ascii="Segoe UI Light" w:hAnsi="Segoe UI Light"/>
          <w:b/>
          <w:sz w:val="32"/>
        </w:rPr>
      </w:pPr>
      <w:r w:rsidRPr="006A1768">
        <w:rPr>
          <w:rFonts w:ascii="Segoe UI Light" w:hAnsi="Segoe UI Light"/>
          <w:b/>
          <w:sz w:val="32"/>
        </w:rPr>
        <w:t xml:space="preserve">The Tony </w:t>
      </w:r>
      <w:proofErr w:type="spellStart"/>
      <w:r w:rsidRPr="006A1768">
        <w:rPr>
          <w:rFonts w:ascii="Segoe UI Light" w:hAnsi="Segoe UI Light"/>
          <w:b/>
          <w:sz w:val="32"/>
        </w:rPr>
        <w:t>Elumelu</w:t>
      </w:r>
      <w:proofErr w:type="spellEnd"/>
      <w:r w:rsidRPr="006A1768">
        <w:rPr>
          <w:rFonts w:ascii="Segoe UI Light" w:hAnsi="Segoe UI Light"/>
          <w:b/>
          <w:sz w:val="32"/>
        </w:rPr>
        <w:t xml:space="preserve"> Foundation:</w:t>
      </w:r>
    </w:p>
    <w:p w:rsidR="001C4120" w:rsidRDefault="001C4120" w:rsidP="001C4120">
      <w:pPr>
        <w:spacing w:line="360" w:lineRule="auto"/>
        <w:jc w:val="both"/>
        <w:rPr>
          <w:rFonts w:ascii="Segoe UI Light" w:hAnsi="Segoe UI Light"/>
          <w:sz w:val="24"/>
        </w:rPr>
      </w:pPr>
      <w:r w:rsidRPr="006A1768">
        <w:rPr>
          <w:rFonts w:ascii="Segoe UI Light" w:hAnsi="Segoe UI Light"/>
          <w:sz w:val="24"/>
        </w:rPr>
        <w:t xml:space="preserve">The founder Tony </w:t>
      </w:r>
      <w:proofErr w:type="spellStart"/>
      <w:r w:rsidRPr="006A1768">
        <w:rPr>
          <w:rFonts w:ascii="Segoe UI Light" w:hAnsi="Segoe UI Light"/>
          <w:sz w:val="24"/>
        </w:rPr>
        <w:t>Elumelu</w:t>
      </w:r>
      <w:proofErr w:type="spellEnd"/>
      <w:r w:rsidRPr="006A1768">
        <w:rPr>
          <w:rFonts w:ascii="Segoe UI Light" w:hAnsi="Segoe UI Light"/>
          <w:sz w:val="24"/>
        </w:rPr>
        <w:t xml:space="preserve"> is a Nigerian businessman turned angel investor</w:t>
      </w:r>
      <w:ins w:id="146" w:author="Kate" w:date="2015-02-22T20:11:00Z">
        <w:r w:rsidR="00D9075F">
          <w:rPr>
            <w:rFonts w:ascii="Segoe UI Light" w:hAnsi="Segoe UI Light"/>
            <w:sz w:val="24"/>
          </w:rPr>
          <w:t>.</w:t>
        </w:r>
      </w:ins>
      <w:del w:id="147" w:author="Kate" w:date="2015-02-22T20:11:00Z">
        <w:r w:rsidRPr="006A1768" w:rsidDel="00D9075F">
          <w:rPr>
            <w:rFonts w:ascii="Segoe UI Light" w:hAnsi="Segoe UI Light"/>
            <w:sz w:val="24"/>
          </w:rPr>
          <w:delText>,</w:delText>
        </w:r>
      </w:del>
      <w:r w:rsidRPr="006A1768">
        <w:rPr>
          <w:rFonts w:ascii="Segoe UI Light" w:hAnsi="Segoe UI Light"/>
          <w:sz w:val="24"/>
        </w:rPr>
        <w:t xml:space="preserve"> </w:t>
      </w:r>
      <w:del w:id="148" w:author="Kate" w:date="2015-02-22T20:11:00Z">
        <w:r w:rsidRPr="006A1768" w:rsidDel="00D9075F">
          <w:rPr>
            <w:rFonts w:ascii="Segoe UI Light" w:hAnsi="Segoe UI Light"/>
            <w:sz w:val="24"/>
          </w:rPr>
          <w:delText xml:space="preserve">they </w:delText>
        </w:r>
      </w:del>
      <w:ins w:id="149" w:author="Kate" w:date="2015-02-22T20:11:00Z">
        <w:r w:rsidR="00D9075F">
          <w:rPr>
            <w:rFonts w:ascii="Segoe UI Light" w:hAnsi="Segoe UI Light"/>
            <w:sz w:val="24"/>
          </w:rPr>
          <w:t xml:space="preserve">His </w:t>
        </w:r>
        <w:proofErr w:type="gramStart"/>
        <w:r w:rsidR="00D9075F">
          <w:rPr>
            <w:rFonts w:ascii="Segoe UI Light" w:hAnsi="Segoe UI Light"/>
            <w:sz w:val="24"/>
          </w:rPr>
          <w:t>foundation</w:t>
        </w:r>
        <w:r w:rsidR="00D9075F" w:rsidRPr="006A1768">
          <w:rPr>
            <w:rFonts w:ascii="Segoe UI Light" w:hAnsi="Segoe UI Light"/>
            <w:sz w:val="24"/>
          </w:rPr>
          <w:t xml:space="preserve"> </w:t>
        </w:r>
      </w:ins>
      <w:r w:rsidRPr="006A1768">
        <w:rPr>
          <w:rFonts w:ascii="Segoe UI Light" w:hAnsi="Segoe UI Light"/>
          <w:sz w:val="24"/>
        </w:rPr>
        <w:t>are</w:t>
      </w:r>
      <w:proofErr w:type="gramEnd"/>
      <w:r w:rsidRPr="006A1768">
        <w:rPr>
          <w:rFonts w:ascii="Segoe UI Light" w:hAnsi="Segoe UI Light"/>
          <w:sz w:val="24"/>
        </w:rPr>
        <w:t xml:space="preserve"> currently running a programme that encourages entrepreneurs to apply for funds Africa-wide. The programme runs for two months and ends in March</w:t>
      </w:r>
      <w:ins w:id="150" w:author="Kate" w:date="2015-02-22T20:12:00Z">
        <w:r w:rsidR="00D9075F">
          <w:rPr>
            <w:rFonts w:ascii="Segoe UI Light" w:hAnsi="Segoe UI Light"/>
            <w:sz w:val="24"/>
          </w:rPr>
          <w:t>.</w:t>
        </w:r>
      </w:ins>
      <w:del w:id="151" w:author="Kate" w:date="2015-02-22T20:12:00Z">
        <w:r w:rsidRPr="006A1768" w:rsidDel="00D9075F">
          <w:rPr>
            <w:rFonts w:ascii="Segoe UI Light" w:hAnsi="Segoe UI Light"/>
            <w:sz w:val="24"/>
          </w:rPr>
          <w:delText>,</w:delText>
        </w:r>
      </w:del>
      <w:r w:rsidRPr="006A1768">
        <w:rPr>
          <w:rFonts w:ascii="Segoe UI Light" w:hAnsi="Segoe UI Light"/>
          <w:sz w:val="24"/>
        </w:rPr>
        <w:t xml:space="preserve"> </w:t>
      </w:r>
      <w:proofErr w:type="gramStart"/>
      <w:r w:rsidRPr="006A1768">
        <w:rPr>
          <w:rFonts w:ascii="Segoe UI Light" w:hAnsi="Segoe UI Light"/>
          <w:sz w:val="24"/>
        </w:rPr>
        <w:t>there</w:t>
      </w:r>
      <w:proofErr w:type="gramEnd"/>
      <w:r w:rsidRPr="006A1768">
        <w:rPr>
          <w:rFonts w:ascii="Segoe UI Light" w:hAnsi="Segoe UI Light"/>
          <w:sz w:val="24"/>
        </w:rPr>
        <w:t xml:space="preserve"> is no limit </w:t>
      </w:r>
      <w:r w:rsidRPr="006A1768">
        <w:rPr>
          <w:rFonts w:ascii="Segoe UI Light" w:hAnsi="Segoe UI Light"/>
          <w:sz w:val="24"/>
        </w:rPr>
        <w:lastRenderedPageBreak/>
        <w:t>to the kind of ideas that will be accepted. I believe this project is a good fit for the kind of ideas that is needed that is solutions that were conceived as a direct consequence of the challenges facing our immediate environment.</w:t>
      </w:r>
    </w:p>
    <w:p w:rsidR="001C4120" w:rsidRDefault="001C4120" w:rsidP="001C4120">
      <w:pPr>
        <w:spacing w:line="360" w:lineRule="auto"/>
        <w:jc w:val="both"/>
        <w:rPr>
          <w:rFonts w:ascii="Segoe UI Light" w:hAnsi="Segoe UI Light"/>
          <w:sz w:val="24"/>
        </w:rPr>
      </w:pPr>
    </w:p>
    <w:p w:rsidR="001C4120" w:rsidRPr="006A1768" w:rsidRDefault="001C4120" w:rsidP="001C4120">
      <w:pPr>
        <w:spacing w:line="360" w:lineRule="auto"/>
        <w:jc w:val="both"/>
        <w:rPr>
          <w:rFonts w:ascii="Segoe UI Light" w:hAnsi="Segoe UI Light"/>
          <w:sz w:val="24"/>
        </w:rPr>
      </w:pPr>
    </w:p>
    <w:p w:rsidR="001C4120" w:rsidRPr="006A1768" w:rsidRDefault="001C4120" w:rsidP="001C4120">
      <w:pPr>
        <w:spacing w:line="360" w:lineRule="auto"/>
        <w:jc w:val="both"/>
        <w:rPr>
          <w:rFonts w:ascii="Segoe UI Light" w:hAnsi="Segoe UI Light"/>
          <w:b/>
          <w:sz w:val="32"/>
        </w:rPr>
      </w:pPr>
      <w:proofErr w:type="spellStart"/>
      <w:proofErr w:type="gramStart"/>
      <w:r w:rsidRPr="006A1768">
        <w:rPr>
          <w:rFonts w:ascii="Segoe UI Light" w:hAnsi="Segoe UI Light"/>
          <w:b/>
          <w:sz w:val="32"/>
        </w:rPr>
        <w:t>iDEA</w:t>
      </w:r>
      <w:proofErr w:type="spellEnd"/>
      <w:proofErr w:type="gramEnd"/>
      <w:r w:rsidRPr="006A1768">
        <w:rPr>
          <w:rFonts w:ascii="Segoe UI Light" w:hAnsi="Segoe UI Light"/>
          <w:b/>
          <w:sz w:val="32"/>
        </w:rPr>
        <w:t xml:space="preserve"> Nigeria:</w:t>
      </w:r>
    </w:p>
    <w:p w:rsidR="001C4120" w:rsidRPr="006A1768" w:rsidRDefault="001C4120" w:rsidP="001C4120">
      <w:pPr>
        <w:spacing w:line="360" w:lineRule="auto"/>
        <w:jc w:val="both"/>
        <w:rPr>
          <w:rFonts w:ascii="Segoe UI Light" w:hAnsi="Segoe UI Light"/>
          <w:sz w:val="24"/>
        </w:rPr>
      </w:pPr>
      <w:r w:rsidRPr="006A1768">
        <w:rPr>
          <w:rFonts w:ascii="Segoe UI Light" w:hAnsi="Segoe UI Light"/>
          <w:sz w:val="24"/>
        </w:rPr>
        <w:t xml:space="preserve">IDEA (Information Technology Developers Entrepreneurship Accelerator) provides essential support to entrepreneurs to </w:t>
      </w:r>
      <w:commentRangeStart w:id="152"/>
      <w:r w:rsidRPr="006A1768">
        <w:rPr>
          <w:rFonts w:ascii="Segoe UI Light" w:hAnsi="Segoe UI Light"/>
          <w:sz w:val="24"/>
        </w:rPr>
        <w:t xml:space="preserve">build software skills, solutions and </w:t>
      </w:r>
      <w:commentRangeEnd w:id="152"/>
      <w:r w:rsidR="00A27552">
        <w:rPr>
          <w:rStyle w:val="CommentReference"/>
        </w:rPr>
        <w:commentReference w:id="152"/>
      </w:r>
      <w:r w:rsidRPr="006A1768">
        <w:rPr>
          <w:rFonts w:ascii="Segoe UI Light" w:hAnsi="Segoe UI Light"/>
          <w:sz w:val="24"/>
        </w:rPr>
        <w:t xml:space="preserve">businesses critical to their success. Entrepreneurs accepted into </w:t>
      </w:r>
      <w:proofErr w:type="spellStart"/>
      <w:r w:rsidRPr="006A1768">
        <w:rPr>
          <w:rFonts w:ascii="Segoe UI Light" w:hAnsi="Segoe UI Light"/>
          <w:sz w:val="24"/>
        </w:rPr>
        <w:t>iDEA</w:t>
      </w:r>
      <w:proofErr w:type="spellEnd"/>
      <w:r w:rsidRPr="006A1768">
        <w:rPr>
          <w:rFonts w:ascii="Segoe UI Light" w:hAnsi="Segoe UI Light"/>
          <w:sz w:val="24"/>
        </w:rPr>
        <w:t xml:space="preserve"> receive support in the way of physical work spaces, shared facilities, training, mentoring and access to capital.</w:t>
      </w:r>
    </w:p>
    <w:p w:rsidR="001C4120" w:rsidRPr="006A1768" w:rsidRDefault="001C4120" w:rsidP="001C4120">
      <w:pPr>
        <w:spacing w:line="360" w:lineRule="auto"/>
        <w:jc w:val="both"/>
        <w:rPr>
          <w:rFonts w:ascii="Segoe UI Light" w:hAnsi="Segoe UI Light" w:cs="Arial"/>
          <w:color w:val="333333"/>
          <w:sz w:val="19"/>
          <w:szCs w:val="19"/>
          <w:shd w:val="clear" w:color="auto" w:fill="F1EFEF"/>
        </w:rPr>
      </w:pPr>
    </w:p>
    <w:p w:rsidR="001C4120" w:rsidRPr="006A1768" w:rsidRDefault="001C4120" w:rsidP="001C4120">
      <w:pPr>
        <w:spacing w:line="360" w:lineRule="auto"/>
        <w:jc w:val="both"/>
        <w:rPr>
          <w:rFonts w:ascii="Segoe UI Light" w:hAnsi="Segoe UI Light"/>
          <w:b/>
          <w:sz w:val="32"/>
        </w:rPr>
      </w:pPr>
      <w:r w:rsidRPr="001C4120">
        <w:rPr>
          <w:rFonts w:ascii="Segoe UI Light" w:hAnsi="Segoe UI Light"/>
          <w:b/>
          <w:color w:val="548DD4" w:themeColor="text2" w:themeTint="99"/>
          <w:sz w:val="24"/>
        </w:rPr>
        <w:t>2.2</w:t>
      </w:r>
      <w:r>
        <w:rPr>
          <w:rFonts w:ascii="Segoe UI Light" w:hAnsi="Segoe UI Light"/>
          <w:b/>
          <w:sz w:val="32"/>
        </w:rPr>
        <w:tab/>
      </w:r>
      <w:r w:rsidRPr="006A1768">
        <w:rPr>
          <w:rFonts w:ascii="Segoe UI Light" w:hAnsi="Segoe UI Light"/>
          <w:b/>
          <w:sz w:val="32"/>
        </w:rPr>
        <w:t>Social Implication</w:t>
      </w:r>
    </w:p>
    <w:p w:rsidR="001C4120" w:rsidRDefault="001C4120" w:rsidP="001C4120">
      <w:pPr>
        <w:spacing w:line="360" w:lineRule="auto"/>
        <w:jc w:val="both"/>
        <w:rPr>
          <w:rFonts w:ascii="Segoe UI Light" w:hAnsi="Segoe UI Light"/>
          <w:sz w:val="26"/>
          <w:szCs w:val="26"/>
        </w:rPr>
      </w:pPr>
      <w:commentRangeStart w:id="154"/>
      <w:r w:rsidRPr="006A1768">
        <w:rPr>
          <w:rFonts w:ascii="Segoe UI Light" w:hAnsi="Segoe UI Light"/>
          <w:sz w:val="26"/>
          <w:szCs w:val="26"/>
        </w:rPr>
        <w:t>The social implication is difficult to gauge, given the lack of data on total amount individuals spend on clothing yearly, and the time and effort it takes. I think the trend mentioned above, the perception of that indigenous arts and culture is not out of place in our contemporary world is rather strong. Nigerians and indeed Africans know that westerners appreciate Africa’s rich heritage and it is rubbing off on the way indigenous arts and culture is perceived today.</w:t>
      </w:r>
      <w:commentRangeEnd w:id="154"/>
      <w:r w:rsidR="00D9075F">
        <w:rPr>
          <w:rStyle w:val="CommentReference"/>
        </w:rPr>
        <w:commentReference w:id="154"/>
      </w:r>
    </w:p>
    <w:p w:rsidR="001C4120" w:rsidRPr="003D07E1" w:rsidRDefault="001C4120" w:rsidP="001C4120">
      <w:pPr>
        <w:spacing w:line="360" w:lineRule="auto"/>
        <w:jc w:val="both"/>
        <w:rPr>
          <w:rFonts w:ascii="Segoe UI Light" w:hAnsi="Segoe UI Light"/>
          <w:sz w:val="26"/>
          <w:szCs w:val="26"/>
        </w:rPr>
      </w:pPr>
    </w:p>
    <w:p w:rsidR="001C4120" w:rsidRPr="006A1768" w:rsidRDefault="001C4120" w:rsidP="001C4120">
      <w:pPr>
        <w:spacing w:line="360" w:lineRule="auto"/>
        <w:jc w:val="both"/>
        <w:rPr>
          <w:rFonts w:ascii="Segoe UI Light" w:hAnsi="Segoe UI Light"/>
          <w:b/>
          <w:sz w:val="32"/>
        </w:rPr>
      </w:pPr>
      <w:r w:rsidRPr="001C4120">
        <w:rPr>
          <w:rFonts w:ascii="Segoe UI Light" w:hAnsi="Segoe UI Light"/>
          <w:b/>
          <w:color w:val="548DD4" w:themeColor="text2" w:themeTint="99"/>
          <w:sz w:val="24"/>
        </w:rPr>
        <w:t>2.3</w:t>
      </w:r>
      <w:r>
        <w:rPr>
          <w:rFonts w:ascii="Segoe UI Light" w:hAnsi="Segoe UI Light"/>
          <w:b/>
          <w:sz w:val="32"/>
        </w:rPr>
        <w:tab/>
      </w:r>
      <w:r w:rsidRPr="006A1768">
        <w:rPr>
          <w:rFonts w:ascii="Segoe UI Light" w:hAnsi="Segoe UI Light"/>
          <w:b/>
          <w:sz w:val="32"/>
        </w:rPr>
        <w:t>Challenges</w:t>
      </w:r>
    </w:p>
    <w:p w:rsidR="001C4120" w:rsidRPr="006A1768" w:rsidRDefault="001C4120" w:rsidP="001C4120">
      <w:pPr>
        <w:pStyle w:val="ListParagraph"/>
        <w:numPr>
          <w:ilvl w:val="0"/>
          <w:numId w:val="6"/>
        </w:numPr>
        <w:spacing w:line="360" w:lineRule="auto"/>
        <w:jc w:val="both"/>
        <w:rPr>
          <w:rFonts w:ascii="Segoe UI Light" w:hAnsi="Segoe UI Light"/>
          <w:b/>
          <w:sz w:val="28"/>
        </w:rPr>
      </w:pPr>
      <w:r w:rsidRPr="006A1768">
        <w:rPr>
          <w:rFonts w:ascii="Segoe UI Light" w:hAnsi="Segoe UI Light"/>
          <w:b/>
          <w:sz w:val="28"/>
        </w:rPr>
        <w:t>Tailor insincerity</w:t>
      </w:r>
    </w:p>
    <w:p w:rsidR="001C4120" w:rsidRPr="006A1768" w:rsidRDefault="001C4120" w:rsidP="001C4120">
      <w:pPr>
        <w:pStyle w:val="ListParagraph"/>
        <w:spacing w:line="360" w:lineRule="auto"/>
        <w:jc w:val="both"/>
        <w:rPr>
          <w:rFonts w:ascii="Segoe UI Light" w:hAnsi="Segoe UI Light"/>
          <w:sz w:val="26"/>
          <w:szCs w:val="26"/>
        </w:rPr>
      </w:pPr>
      <w:commentRangeStart w:id="155"/>
      <w:r w:rsidRPr="006A1768">
        <w:rPr>
          <w:rFonts w:ascii="Segoe UI Light" w:hAnsi="Segoe UI Light"/>
          <w:sz w:val="26"/>
          <w:szCs w:val="26"/>
        </w:rPr>
        <w:lastRenderedPageBreak/>
        <w:t>Nigerian tailors are notorious for their unreliability and known for their dishonesty.</w:t>
      </w:r>
      <w:commentRangeEnd w:id="155"/>
      <w:r w:rsidR="00D9075F">
        <w:rPr>
          <w:rStyle w:val="CommentReference"/>
          <w:rFonts w:eastAsiaTheme="minorEastAsia"/>
        </w:rPr>
        <w:commentReference w:id="155"/>
      </w:r>
      <w:r w:rsidRPr="006A1768">
        <w:rPr>
          <w:rFonts w:ascii="Segoe UI Light" w:hAnsi="Segoe UI Light"/>
          <w:sz w:val="26"/>
          <w:szCs w:val="26"/>
        </w:rPr>
        <w:t xml:space="preserve"> This is the biggest challenge … this is likely the biggest problem a system like this will face. Getting them to sign up for the system and to deliver on time would be a challenge. One way to go about it would be bargaining power we have, that is the prospect of the large number of client which will mean continuous business relationship with the tailors. In other words the possibility of regular contract will be an effective tool to ensure they strive for perfection.</w:t>
      </w:r>
    </w:p>
    <w:p w:rsidR="001C4120" w:rsidRPr="006A1768" w:rsidRDefault="001C4120" w:rsidP="001C4120">
      <w:pPr>
        <w:pStyle w:val="ListParagraph"/>
        <w:spacing w:line="360" w:lineRule="auto"/>
        <w:jc w:val="both"/>
        <w:rPr>
          <w:rFonts w:ascii="Segoe UI Light" w:hAnsi="Segoe UI Light"/>
          <w:sz w:val="24"/>
        </w:rPr>
      </w:pPr>
    </w:p>
    <w:p w:rsidR="001C4120" w:rsidRPr="006A1768" w:rsidRDefault="001C4120" w:rsidP="001C4120">
      <w:pPr>
        <w:pStyle w:val="ListParagraph"/>
        <w:numPr>
          <w:ilvl w:val="0"/>
          <w:numId w:val="6"/>
        </w:numPr>
        <w:spacing w:line="360" w:lineRule="auto"/>
        <w:jc w:val="both"/>
        <w:rPr>
          <w:rFonts w:ascii="Segoe UI Light" w:hAnsi="Segoe UI Light"/>
          <w:b/>
          <w:sz w:val="28"/>
        </w:rPr>
      </w:pPr>
      <w:r w:rsidRPr="006A1768">
        <w:rPr>
          <w:rFonts w:ascii="Segoe UI Light" w:hAnsi="Segoe UI Light"/>
          <w:b/>
          <w:sz w:val="28"/>
        </w:rPr>
        <w:t>Unawareness of technology’s benefit</w:t>
      </w:r>
    </w:p>
    <w:p w:rsidR="001C4120" w:rsidRPr="006A1768" w:rsidRDefault="001C4120" w:rsidP="001C4120">
      <w:pPr>
        <w:pStyle w:val="ListParagraph"/>
        <w:spacing w:line="360" w:lineRule="auto"/>
        <w:jc w:val="both"/>
        <w:rPr>
          <w:rFonts w:ascii="Segoe UI Light" w:hAnsi="Segoe UI Light"/>
          <w:sz w:val="26"/>
          <w:szCs w:val="26"/>
        </w:rPr>
      </w:pPr>
      <w:r w:rsidRPr="006A1768">
        <w:rPr>
          <w:rFonts w:ascii="Segoe UI Light" w:hAnsi="Segoe UI Light"/>
          <w:sz w:val="26"/>
          <w:szCs w:val="26"/>
        </w:rPr>
        <w:t xml:space="preserve">Although Nigeria has a high penetration of </w:t>
      </w:r>
      <w:r w:rsidRPr="006A1768">
        <w:rPr>
          <w:rStyle w:val="FootnoteReference"/>
          <w:rFonts w:ascii="Segoe UI Light" w:hAnsi="Segoe UI Light"/>
          <w:sz w:val="26"/>
          <w:szCs w:val="26"/>
        </w:rPr>
        <w:footnoteReference w:id="1"/>
      </w:r>
      <w:r w:rsidRPr="006A1768">
        <w:rPr>
          <w:rFonts w:ascii="Segoe UI Light" w:hAnsi="Segoe UI Light"/>
          <w:sz w:val="26"/>
          <w:szCs w:val="26"/>
        </w:rPr>
        <w:t xml:space="preserve">mobile computing devices, there is </w:t>
      </w:r>
      <w:commentRangeStart w:id="156"/>
      <w:r w:rsidRPr="006A1768">
        <w:rPr>
          <w:rFonts w:ascii="Segoe UI Light" w:hAnsi="Segoe UI Light"/>
          <w:sz w:val="26"/>
          <w:szCs w:val="26"/>
        </w:rPr>
        <w:t xml:space="preserve">little knowledge of ways to leverage technology for personal development and economic gains. </w:t>
      </w:r>
      <w:commentRangeEnd w:id="156"/>
      <w:r w:rsidR="00D9075F">
        <w:rPr>
          <w:rStyle w:val="CommentReference"/>
          <w:rFonts w:eastAsiaTheme="minorEastAsia"/>
        </w:rPr>
        <w:commentReference w:id="156"/>
      </w:r>
      <w:r w:rsidRPr="006A1768">
        <w:rPr>
          <w:rFonts w:ascii="Segoe UI Light" w:hAnsi="Segoe UI Light"/>
          <w:sz w:val="26"/>
          <w:szCs w:val="26"/>
        </w:rPr>
        <w:t>This will be an impediment to any technology company. The way out is to do your best and wait for technology to gain root, for people to learn to trust it, and see its tremendous benefits.</w:t>
      </w:r>
    </w:p>
    <w:p w:rsidR="001C4120" w:rsidRPr="006A1768" w:rsidRDefault="001C4120" w:rsidP="001C4120">
      <w:pPr>
        <w:spacing w:line="360" w:lineRule="auto"/>
        <w:jc w:val="both"/>
        <w:rPr>
          <w:rFonts w:ascii="Segoe UI Light" w:hAnsi="Segoe UI Light"/>
        </w:rPr>
      </w:pPr>
    </w:p>
    <w:p w:rsidR="001C4120" w:rsidRPr="006A1768" w:rsidRDefault="001C4120" w:rsidP="001C4120">
      <w:pPr>
        <w:spacing w:line="360" w:lineRule="auto"/>
        <w:jc w:val="both"/>
        <w:rPr>
          <w:rFonts w:ascii="Segoe UI Light" w:hAnsi="Segoe UI Light"/>
        </w:rPr>
      </w:pPr>
    </w:p>
    <w:p w:rsidR="001C4120" w:rsidRPr="006A1768" w:rsidRDefault="001C4120" w:rsidP="001C4120">
      <w:pPr>
        <w:spacing w:line="360" w:lineRule="auto"/>
        <w:jc w:val="both"/>
        <w:rPr>
          <w:rFonts w:ascii="Segoe UI Light" w:hAnsi="Segoe UI Light"/>
          <w:b/>
          <w:sz w:val="32"/>
        </w:rPr>
      </w:pPr>
      <w:r w:rsidRPr="006A1768">
        <w:rPr>
          <w:rFonts w:ascii="Segoe UI Light" w:hAnsi="Segoe UI Light"/>
          <w:b/>
          <w:sz w:val="32"/>
        </w:rPr>
        <w:t>CONCLUSION</w:t>
      </w:r>
    </w:p>
    <w:p w:rsidR="001C4120" w:rsidRPr="006A1768" w:rsidRDefault="001C4120" w:rsidP="001C4120">
      <w:pPr>
        <w:spacing w:line="360" w:lineRule="auto"/>
        <w:jc w:val="both"/>
        <w:rPr>
          <w:rFonts w:ascii="Segoe UI Light" w:hAnsi="Segoe UI Light"/>
          <w:sz w:val="26"/>
          <w:szCs w:val="26"/>
        </w:rPr>
      </w:pPr>
      <w:r w:rsidRPr="006A1768">
        <w:rPr>
          <w:rFonts w:ascii="Segoe UI Light" w:hAnsi="Segoe UI Light"/>
          <w:sz w:val="26"/>
          <w:szCs w:val="26"/>
        </w:rPr>
        <w:t>There is promise for this project, like most idea or solution it will be slow to gain traction, but with time things will smoothen out. There is so much potential in the niche and demand is inexhaustible.</w:t>
      </w:r>
    </w:p>
    <w:p w:rsidR="001C4120" w:rsidRDefault="001C4120" w:rsidP="001C4120"/>
    <w:p w:rsidR="001C4120" w:rsidRDefault="001C4120" w:rsidP="001C4120"/>
    <w:p w:rsidR="001C4120" w:rsidRDefault="001C4120" w:rsidP="001C4120">
      <w:r>
        <w:rPr>
          <w:noProof/>
        </w:rPr>
        <w:drawing>
          <wp:inline distT="0" distB="0" distL="0" distR="0">
            <wp:extent cx="5943600" cy="6435090"/>
            <wp:effectExtent l="19050" t="0" r="0" b="0"/>
            <wp:docPr id="7" name="Picture 7" descr="C:\Users\TOOCHUWKUO AVOAJA\Desktop\Website_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OCHUWKUO AVOAJA\Desktop\Website_Face.png"/>
                    <pic:cNvPicPr>
                      <a:picLocks noChangeAspect="1" noChangeArrowheads="1"/>
                    </pic:cNvPicPr>
                  </pic:nvPicPr>
                  <pic:blipFill>
                    <a:blip r:embed="rId12"/>
                    <a:srcRect/>
                    <a:stretch>
                      <a:fillRect/>
                    </a:stretch>
                  </pic:blipFill>
                  <pic:spPr bwMode="auto">
                    <a:xfrm>
                      <a:off x="0" y="0"/>
                      <a:ext cx="5943600" cy="6435090"/>
                    </a:xfrm>
                    <a:prstGeom prst="rect">
                      <a:avLst/>
                    </a:prstGeom>
                    <a:noFill/>
                    <a:ln w="9525">
                      <a:noFill/>
                      <a:miter lim="800000"/>
                      <a:headEnd/>
                      <a:tailEnd/>
                    </a:ln>
                  </pic:spPr>
                </pic:pic>
              </a:graphicData>
            </a:graphic>
          </wp:inline>
        </w:drawing>
      </w:r>
    </w:p>
    <w:p w:rsidR="001C4120" w:rsidRDefault="001C4120" w:rsidP="001C4120"/>
    <w:p w:rsidR="001C4120" w:rsidRDefault="001C4120" w:rsidP="001C4120"/>
    <w:p w:rsidR="001C4120" w:rsidRDefault="001C4120" w:rsidP="001C4120"/>
    <w:p w:rsidR="001C4120" w:rsidRDefault="001C4120" w:rsidP="001C4120"/>
    <w:p w:rsidR="001C4120" w:rsidRDefault="001C4120" w:rsidP="001C4120">
      <w:pPr>
        <w:jc w:val="center"/>
        <w:rPr>
          <w:rFonts w:ascii="Segoe UI Light" w:hAnsi="Segoe UI Light"/>
          <w:b/>
          <w:sz w:val="40"/>
        </w:rPr>
      </w:pPr>
    </w:p>
    <w:p w:rsidR="001C4120" w:rsidRPr="006A1768" w:rsidRDefault="001C4120" w:rsidP="001C4120">
      <w:pPr>
        <w:jc w:val="center"/>
        <w:rPr>
          <w:rFonts w:ascii="Segoe UI Light" w:hAnsi="Segoe UI Light"/>
          <w:b/>
          <w:sz w:val="40"/>
        </w:rPr>
      </w:pPr>
      <w:commentRangeStart w:id="157"/>
      <w:r w:rsidRPr="006A1768">
        <w:rPr>
          <w:rFonts w:ascii="Segoe UI Light" w:hAnsi="Segoe UI Light"/>
          <w:b/>
          <w:sz w:val="40"/>
        </w:rPr>
        <w:t>REFERENCE</w:t>
      </w:r>
      <w:ins w:id="158" w:author="Kate" w:date="2015-02-22T20:14:00Z">
        <w:r w:rsidR="00D9075F">
          <w:rPr>
            <w:rFonts w:ascii="Segoe UI Light" w:hAnsi="Segoe UI Light"/>
            <w:b/>
            <w:sz w:val="40"/>
          </w:rPr>
          <w:t>s</w:t>
        </w:r>
        <w:commentRangeEnd w:id="157"/>
        <w:r w:rsidR="00E627A3">
          <w:rPr>
            <w:rStyle w:val="CommentReference"/>
          </w:rPr>
          <w:commentReference w:id="157"/>
        </w:r>
      </w:ins>
    </w:p>
    <w:p w:rsidR="001C4120" w:rsidRDefault="00C1744B" w:rsidP="001C4120">
      <w:hyperlink r:id="rId13" w:history="1">
        <w:r w:rsidR="001C4120" w:rsidRPr="003D5A78">
          <w:rPr>
            <w:rStyle w:val="Hyperlink"/>
          </w:rPr>
          <w:t>http://www.nairaland.com/1955899/nigerian-tailors-disappointment-share-experiences</w:t>
        </w:r>
      </w:hyperlink>
    </w:p>
    <w:p w:rsidR="001C4120" w:rsidRPr="0037233C" w:rsidRDefault="001C4120" w:rsidP="001C4120">
      <w:pPr>
        <w:spacing w:after="0" w:line="240" w:lineRule="auto"/>
        <w:textAlignment w:val="baseline"/>
        <w:outlineLvl w:val="0"/>
        <w:rPr>
          <w:rFonts w:ascii="Helvetica" w:eastAsia="Times New Roman" w:hAnsi="Helvetica" w:cs="Helvetica"/>
          <w:b/>
          <w:bCs/>
          <w:color w:val="333333"/>
          <w:kern w:val="36"/>
          <w:sz w:val="16"/>
          <w:szCs w:val="67"/>
        </w:rPr>
      </w:pPr>
      <w:r w:rsidRPr="0037233C">
        <w:rPr>
          <w:rFonts w:ascii="Helvetica" w:eastAsia="Times New Roman" w:hAnsi="Helvetica" w:cs="Helvetica"/>
          <w:b/>
          <w:bCs/>
          <w:color w:val="333333"/>
          <w:kern w:val="36"/>
          <w:sz w:val="16"/>
          <w:szCs w:val="67"/>
        </w:rPr>
        <w:t xml:space="preserve">How Tailors Can Change Their Attitude </w:t>
      </w:r>
      <w:proofErr w:type="gramStart"/>
      <w:r w:rsidRPr="0037233C">
        <w:rPr>
          <w:rFonts w:ascii="Helvetica" w:eastAsia="Times New Roman" w:hAnsi="Helvetica" w:cs="Helvetica"/>
          <w:b/>
          <w:bCs/>
          <w:color w:val="333333"/>
          <w:kern w:val="36"/>
          <w:sz w:val="16"/>
          <w:szCs w:val="67"/>
        </w:rPr>
        <w:t>And</w:t>
      </w:r>
      <w:proofErr w:type="gramEnd"/>
      <w:r w:rsidRPr="0037233C">
        <w:rPr>
          <w:rFonts w:ascii="Helvetica" w:eastAsia="Times New Roman" w:hAnsi="Helvetica" w:cs="Helvetica"/>
          <w:b/>
          <w:bCs/>
          <w:color w:val="333333"/>
          <w:kern w:val="36"/>
          <w:sz w:val="16"/>
          <w:szCs w:val="67"/>
        </w:rPr>
        <w:t xml:space="preserve"> Make Millions</w:t>
      </w:r>
    </w:p>
    <w:p w:rsidR="001C4120" w:rsidRDefault="00C1744B" w:rsidP="001C4120">
      <w:hyperlink r:id="rId14" w:history="1">
        <w:r w:rsidR="001C4120" w:rsidRPr="003D5A78">
          <w:rPr>
            <w:rStyle w:val="Hyperlink"/>
          </w:rPr>
          <w:t>http://www.wealthresult.com/2014/05/how-nigeria-tailors-can-change-their.html</w:t>
        </w:r>
      </w:hyperlink>
    </w:p>
    <w:p w:rsidR="001C4120" w:rsidRDefault="00C1744B" w:rsidP="001C4120">
      <w:hyperlink r:id="rId15" w:history="1">
        <w:r w:rsidR="001C4120" w:rsidRPr="004C0F2E">
          <w:rPr>
            <w:rStyle w:val="Hyperlink"/>
          </w:rPr>
          <w:t>http://www.nairaland.com/1927087/aba-made-shirts-best-tailors-nigeria</w:t>
        </w:r>
      </w:hyperlink>
    </w:p>
    <w:p w:rsidR="001C4120" w:rsidRDefault="00C1744B" w:rsidP="001C4120">
      <w:hyperlink r:id="rId16" w:history="1">
        <w:r w:rsidR="001C4120" w:rsidRPr="004C0F2E">
          <w:rPr>
            <w:rStyle w:val="Hyperlink"/>
          </w:rPr>
          <w:t>http://www.smallbusiness.co.uk/running-a-business/office-and-home-working/2453297/the-remote-entrepreneur-running-a-successful-business-from-the-middle-of-nowhere.thtml</w:t>
        </w:r>
      </w:hyperlink>
    </w:p>
    <w:p w:rsidR="001C4120" w:rsidRDefault="00C1744B" w:rsidP="001C4120">
      <w:hyperlink r:id="rId17" w:history="1">
        <w:r w:rsidR="001C4120" w:rsidRPr="004C0F2E">
          <w:rPr>
            <w:rStyle w:val="Hyperlink"/>
          </w:rPr>
          <w:t>https://www.google.com/culturalinstitute/exhibit/african-ceremonies-passages/QQJgfgg2?hl=en&amp;position=54%2C30</w:t>
        </w:r>
      </w:hyperlink>
    </w:p>
    <w:p w:rsidR="001C4120" w:rsidRDefault="00C1744B" w:rsidP="001C4120">
      <w:hyperlink r:id="rId18" w:history="1">
        <w:r w:rsidR="001C4120" w:rsidRPr="004C0F2E">
          <w:rPr>
            <w:rStyle w:val="Hyperlink"/>
          </w:rPr>
          <w:t>http://www.slideshare.net/jobberman/nigeria-employee-salary-survey</w:t>
        </w:r>
      </w:hyperlink>
    </w:p>
    <w:p w:rsidR="001C4120" w:rsidRDefault="00C1744B" w:rsidP="001C4120">
      <w:hyperlink r:id="rId19" w:history="1">
        <w:r w:rsidR="001C4120" w:rsidRPr="004C0F2E">
          <w:rPr>
            <w:rStyle w:val="Hyperlink"/>
          </w:rPr>
          <w:t>http://www.tonyelumelufoundation.org/teep/tony-elumelu-entrepreneurship-programme-gets-5000-applications-3-weeks/</w:t>
        </w:r>
      </w:hyperlink>
    </w:p>
    <w:p w:rsidR="001C4120" w:rsidRDefault="001C4120" w:rsidP="001C4120"/>
    <w:p w:rsidR="001C4120" w:rsidRDefault="001C4120" w:rsidP="001C4120">
      <w:pPr>
        <w:rPr>
          <w:rFonts w:ascii="Calibri" w:hAnsi="Calibri"/>
          <w:i/>
          <w:iCs/>
          <w:color w:val="000000"/>
          <w:sz w:val="20"/>
          <w:szCs w:val="20"/>
        </w:rPr>
      </w:pPr>
      <w:r>
        <w:rPr>
          <w:rFonts w:ascii="Calibri" w:hAnsi="Calibri"/>
          <w:color w:val="000000"/>
          <w:sz w:val="20"/>
          <w:szCs w:val="20"/>
        </w:rPr>
        <w:t xml:space="preserve">Fashioning Africa: Power and the Politics of Dress – </w:t>
      </w:r>
      <w:r>
        <w:rPr>
          <w:rFonts w:ascii="Calibri" w:hAnsi="Calibri"/>
          <w:i/>
          <w:iCs/>
          <w:color w:val="000000"/>
          <w:sz w:val="20"/>
          <w:szCs w:val="20"/>
        </w:rPr>
        <w:t>Jean Allman</w:t>
      </w:r>
    </w:p>
    <w:p w:rsidR="001C4120" w:rsidRDefault="001C4120" w:rsidP="001C4120"/>
    <w:p w:rsidR="001C4120" w:rsidRDefault="001C4120" w:rsidP="001C4120">
      <w:pPr>
        <w:spacing w:after="0" w:line="240" w:lineRule="auto"/>
      </w:pPr>
      <w:r>
        <w:t xml:space="preserve">Traffic Management Problems in Lagos: A Focus on </w:t>
      </w:r>
      <w:proofErr w:type="spellStart"/>
      <w:r>
        <w:t>Alaba</w:t>
      </w:r>
      <w:proofErr w:type="spellEnd"/>
      <w:r>
        <w:t xml:space="preserve"> International Market Road, Lagos State Nigeria </w:t>
      </w:r>
    </w:p>
    <w:p w:rsidR="001C4120" w:rsidRDefault="001C4120" w:rsidP="001C4120">
      <w:pPr>
        <w:spacing w:after="0"/>
        <w:rPr>
          <w:i/>
        </w:rPr>
      </w:pPr>
      <w:proofErr w:type="spellStart"/>
      <w:r w:rsidRPr="006A1768">
        <w:rPr>
          <w:i/>
        </w:rPr>
        <w:t>Olaogbebikan</w:t>
      </w:r>
      <w:proofErr w:type="spellEnd"/>
      <w:r w:rsidRPr="006A1768">
        <w:rPr>
          <w:i/>
        </w:rPr>
        <w:t xml:space="preserve"> </w:t>
      </w:r>
      <w:proofErr w:type="spellStart"/>
      <w:r w:rsidRPr="006A1768">
        <w:rPr>
          <w:i/>
        </w:rPr>
        <w:t>Jimoh</w:t>
      </w:r>
      <w:proofErr w:type="spellEnd"/>
      <w:r w:rsidRPr="006A1768">
        <w:rPr>
          <w:i/>
        </w:rPr>
        <w:t xml:space="preserve"> </w:t>
      </w:r>
      <w:proofErr w:type="spellStart"/>
      <w:r w:rsidRPr="006A1768">
        <w:rPr>
          <w:i/>
        </w:rPr>
        <w:t>Eniola</w:t>
      </w:r>
      <w:proofErr w:type="spellEnd"/>
      <w:r w:rsidRPr="006A1768">
        <w:rPr>
          <w:i/>
        </w:rPr>
        <w:t xml:space="preserve">, </w:t>
      </w:r>
      <w:proofErr w:type="spellStart"/>
      <w:r w:rsidRPr="006A1768">
        <w:rPr>
          <w:i/>
        </w:rPr>
        <w:t>Ikpechukwu</w:t>
      </w:r>
      <w:proofErr w:type="spellEnd"/>
      <w:r w:rsidRPr="006A1768">
        <w:rPr>
          <w:i/>
        </w:rPr>
        <w:t xml:space="preserve"> </w:t>
      </w:r>
      <w:proofErr w:type="spellStart"/>
      <w:r w:rsidRPr="006A1768">
        <w:rPr>
          <w:i/>
        </w:rPr>
        <w:t>Njoku</w:t>
      </w:r>
      <w:proofErr w:type="spellEnd"/>
      <w:r w:rsidRPr="006A1768">
        <w:rPr>
          <w:i/>
        </w:rPr>
        <w:t xml:space="preserve">, </w:t>
      </w:r>
      <w:proofErr w:type="spellStart"/>
      <w:r w:rsidRPr="006A1768">
        <w:rPr>
          <w:i/>
        </w:rPr>
        <w:t>Akinsulire</w:t>
      </w:r>
      <w:proofErr w:type="spellEnd"/>
      <w:r w:rsidRPr="006A1768">
        <w:rPr>
          <w:i/>
        </w:rPr>
        <w:t xml:space="preserve"> Esther </w:t>
      </w:r>
      <w:proofErr w:type="spellStart"/>
      <w:r w:rsidRPr="006A1768">
        <w:rPr>
          <w:i/>
        </w:rPr>
        <w:t>Seun</w:t>
      </w:r>
      <w:proofErr w:type="spellEnd"/>
      <w:r w:rsidRPr="006A1768">
        <w:rPr>
          <w:i/>
        </w:rPr>
        <w:t xml:space="preserve"> and </w:t>
      </w:r>
      <w:proofErr w:type="spellStart"/>
      <w:r w:rsidRPr="006A1768">
        <w:rPr>
          <w:i/>
        </w:rPr>
        <w:t>Enosko</w:t>
      </w:r>
      <w:proofErr w:type="spellEnd"/>
      <w:r w:rsidRPr="006A1768">
        <w:rPr>
          <w:i/>
        </w:rPr>
        <w:t xml:space="preserve"> </w:t>
      </w:r>
      <w:proofErr w:type="spellStart"/>
      <w:r w:rsidRPr="006A1768">
        <w:rPr>
          <w:i/>
        </w:rPr>
        <w:t>Okoko</w:t>
      </w:r>
      <w:proofErr w:type="spellEnd"/>
      <w:r w:rsidRPr="006A1768">
        <w:rPr>
          <w:i/>
        </w:rPr>
        <w:t xml:space="preserve"> </w:t>
      </w:r>
    </w:p>
    <w:p w:rsidR="001C4120" w:rsidRPr="006A1768" w:rsidRDefault="001C4120" w:rsidP="001C4120">
      <w:pPr>
        <w:rPr>
          <w:i/>
        </w:rPr>
      </w:pPr>
      <w:r w:rsidRPr="006A1768">
        <w:rPr>
          <w:i/>
          <w:sz w:val="18"/>
        </w:rPr>
        <w:t xml:space="preserve">Transport Management Technology Department, Federal University of Technology, </w:t>
      </w:r>
      <w:proofErr w:type="spellStart"/>
      <w:r w:rsidRPr="006A1768">
        <w:rPr>
          <w:i/>
          <w:sz w:val="18"/>
        </w:rPr>
        <w:t>Akure</w:t>
      </w:r>
      <w:proofErr w:type="spellEnd"/>
      <w:r w:rsidRPr="006A1768">
        <w:rPr>
          <w:i/>
          <w:sz w:val="18"/>
        </w:rPr>
        <w:t>, Nigeria</w:t>
      </w:r>
    </w:p>
    <w:p w:rsidR="001C4120" w:rsidRDefault="001C4120" w:rsidP="001C4120"/>
    <w:p w:rsidR="001C4120" w:rsidRDefault="001C4120" w:rsidP="001C4120"/>
    <w:p w:rsidR="00400A97" w:rsidRDefault="00400A97"/>
    <w:sectPr w:rsidR="00400A97" w:rsidSect="005808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Kate" w:date="2015-02-22T20:14:00Z" w:initials="K">
    <w:p w:rsidR="00C712A5" w:rsidRDefault="00C712A5">
      <w:pPr>
        <w:pStyle w:val="CommentText"/>
      </w:pPr>
      <w:r>
        <w:rPr>
          <w:rStyle w:val="CommentReference"/>
        </w:rPr>
        <w:annotationRef/>
      </w:r>
      <w:r>
        <w:t>To the greatest extent possible, write in the present tense.</w:t>
      </w:r>
    </w:p>
  </w:comment>
  <w:comment w:id="20" w:author="Kate" w:date="2015-02-22T20:14:00Z" w:initials="K">
    <w:p w:rsidR="00C712A5" w:rsidRDefault="00C712A5">
      <w:pPr>
        <w:pStyle w:val="CommentText"/>
      </w:pPr>
      <w:r>
        <w:rPr>
          <w:rStyle w:val="CommentReference"/>
        </w:rPr>
        <w:annotationRef/>
      </w:r>
      <w:r>
        <w:t>Italicize all non-English words.</w:t>
      </w:r>
    </w:p>
  </w:comment>
  <w:comment w:id="33" w:author="Kate" w:date="2015-02-22T20:14:00Z" w:initials="K">
    <w:p w:rsidR="00C712A5" w:rsidRDefault="00C712A5">
      <w:pPr>
        <w:pStyle w:val="CommentText"/>
      </w:pPr>
      <w:r>
        <w:rPr>
          <w:rStyle w:val="CommentReference"/>
        </w:rPr>
        <w:annotationRef/>
      </w:r>
      <w:r>
        <w:t>But does it? For whom? For tailors? For workers in a factory? This can be unpacked.</w:t>
      </w:r>
    </w:p>
  </w:comment>
  <w:comment w:id="40" w:author="Kate" w:date="2015-02-22T20:14:00Z" w:initials="K">
    <w:p w:rsidR="00C712A5" w:rsidRDefault="00C712A5">
      <w:pPr>
        <w:pStyle w:val="CommentText"/>
      </w:pPr>
      <w:r>
        <w:rPr>
          <w:rStyle w:val="CommentReference"/>
        </w:rPr>
        <w:annotationRef/>
      </w:r>
      <w:proofErr w:type="gramStart"/>
      <w:r>
        <w:t>explain</w:t>
      </w:r>
      <w:proofErr w:type="gramEnd"/>
    </w:p>
  </w:comment>
  <w:comment w:id="41" w:author="Kate" w:date="2015-02-22T20:14:00Z" w:initials="K">
    <w:p w:rsidR="00C712A5" w:rsidRDefault="00C712A5">
      <w:pPr>
        <w:pStyle w:val="CommentText"/>
      </w:pPr>
      <w:r>
        <w:rPr>
          <w:rStyle w:val="CommentReference"/>
        </w:rPr>
        <w:annotationRef/>
      </w:r>
      <w:proofErr w:type="gramStart"/>
      <w:r>
        <w:t>in</w:t>
      </w:r>
      <w:proofErr w:type="gramEnd"/>
      <w:r>
        <w:t xml:space="preserve"> order to?</w:t>
      </w:r>
    </w:p>
  </w:comment>
  <w:comment w:id="50" w:author="Kate" w:date="2015-02-22T20:14:00Z" w:initials="K">
    <w:p w:rsidR="00C712A5" w:rsidRDefault="00C712A5">
      <w:pPr>
        <w:pStyle w:val="CommentText"/>
      </w:pPr>
      <w:r>
        <w:rPr>
          <w:rStyle w:val="CommentReference"/>
        </w:rPr>
        <w:annotationRef/>
      </w:r>
      <w:r>
        <w:t xml:space="preserve">The ideas here are similar to the ideas in the paragraphs above. Do you need to discuss science here? I think there’s an argument that you can get away with just talking about technology. </w:t>
      </w:r>
      <w:r w:rsidR="00141CB8">
        <w:t>One idea might be to bring two different kinds of thinking about technology together here. What I mean is that your project is dependent upon new technology but the technology (I think – correct me on this if I’m wrong) used by tailors is relatively established.</w:t>
      </w:r>
    </w:p>
  </w:comment>
  <w:comment w:id="53" w:author="Kate" w:date="2015-02-22T20:14:00Z" w:initials="K">
    <w:p w:rsidR="00141CB8" w:rsidRDefault="00141CB8">
      <w:pPr>
        <w:pStyle w:val="CommentText"/>
      </w:pPr>
      <w:r>
        <w:rPr>
          <w:rStyle w:val="CommentReference"/>
        </w:rPr>
        <w:annotationRef/>
      </w:r>
      <w:r>
        <w:t xml:space="preserve">Watch what you do here: you leave off with science and then go immediately into technology – after making an effort to distinguish between the two. Again, consider only dealing with technology. </w:t>
      </w:r>
    </w:p>
  </w:comment>
  <w:comment w:id="55" w:author="Kate" w:date="2015-02-22T20:14:00Z" w:initials="K">
    <w:p w:rsidR="00141CB8" w:rsidRDefault="00141CB8">
      <w:pPr>
        <w:pStyle w:val="CommentText"/>
      </w:pPr>
      <w:r>
        <w:rPr>
          <w:rStyle w:val="CommentReference"/>
        </w:rPr>
        <w:annotationRef/>
      </w:r>
      <w:r>
        <w:t xml:space="preserve">Both these sentences are powerful but incomplete. They also strike me –and I may be wrong – if so, please correct me – as more western. What are the downsides of technology in Nigeria? In what ways is technology detrimental to life in Nigeria today? </w:t>
      </w:r>
    </w:p>
  </w:comment>
  <w:comment w:id="58" w:author="Kate" w:date="2015-02-22T20:14:00Z" w:initials="K">
    <w:p w:rsidR="00141CB8" w:rsidRDefault="00141CB8">
      <w:pPr>
        <w:pStyle w:val="CommentText"/>
      </w:pPr>
      <w:r>
        <w:rPr>
          <w:rStyle w:val="CommentReference"/>
        </w:rPr>
        <w:annotationRef/>
      </w:r>
      <w:r>
        <w:t>Is this the correct word?</w:t>
      </w:r>
    </w:p>
  </w:comment>
  <w:comment w:id="54" w:author="Kate" w:date="2015-02-22T20:14:00Z" w:initials="K">
    <w:p w:rsidR="00141CB8" w:rsidRDefault="00141CB8">
      <w:pPr>
        <w:pStyle w:val="CommentText"/>
      </w:pPr>
      <w:r>
        <w:rPr>
          <w:rStyle w:val="CommentReference"/>
        </w:rPr>
        <w:annotationRef/>
      </w:r>
      <w:r>
        <w:t xml:space="preserve">This idea is really exciting vis-à-vis a Nigerian context. This could be the basis of a powerful critique of technology “transfer.” This might be the starting point for thinking about how you can develop specific technologies to address inequities resulting from the </w:t>
      </w:r>
      <w:proofErr w:type="spellStart"/>
      <w:r>
        <w:t>mis</w:t>
      </w:r>
      <w:proofErr w:type="spellEnd"/>
      <w:r>
        <w:t xml:space="preserve">-use of other technologies. </w:t>
      </w:r>
    </w:p>
  </w:comment>
  <w:comment w:id="59" w:author="Kate" w:date="2015-02-22T20:14:00Z" w:initials="K">
    <w:p w:rsidR="00141CB8" w:rsidRDefault="00141CB8">
      <w:pPr>
        <w:pStyle w:val="CommentText"/>
      </w:pPr>
      <w:r>
        <w:rPr>
          <w:rStyle w:val="CommentReference"/>
        </w:rPr>
        <w:annotationRef/>
      </w:r>
      <w:r>
        <w:t>Run-on</w:t>
      </w:r>
    </w:p>
  </w:comment>
  <w:comment w:id="60" w:author="Kate" w:date="2015-02-22T20:14:00Z" w:initials="K">
    <w:p w:rsidR="00141CB8" w:rsidRDefault="00141CB8">
      <w:pPr>
        <w:pStyle w:val="CommentText"/>
      </w:pPr>
      <w:r>
        <w:rPr>
          <w:rStyle w:val="CommentReference"/>
        </w:rPr>
        <w:annotationRef/>
      </w:r>
      <w:r>
        <w:t>Run-on</w:t>
      </w:r>
    </w:p>
  </w:comment>
  <w:comment w:id="61" w:author="Kate" w:date="2015-02-22T20:14:00Z" w:initials="K">
    <w:p w:rsidR="00141CB8" w:rsidRDefault="00141CB8">
      <w:pPr>
        <w:pStyle w:val="CommentText"/>
      </w:pPr>
      <w:r>
        <w:rPr>
          <w:rStyle w:val="CommentReference"/>
        </w:rPr>
        <w:annotationRef/>
      </w:r>
      <w:r>
        <w:t>There’s no connection between this sentence and the previous one.</w:t>
      </w:r>
    </w:p>
  </w:comment>
  <w:comment w:id="66" w:author="Kate" w:date="2015-02-22T20:14:00Z" w:initials="K">
    <w:p w:rsidR="00A64AA2" w:rsidRDefault="00A64AA2">
      <w:pPr>
        <w:pStyle w:val="CommentText"/>
      </w:pPr>
      <w:r>
        <w:rPr>
          <w:rStyle w:val="CommentReference"/>
        </w:rPr>
        <w:annotationRef/>
      </w:r>
      <w:r>
        <w:t>Revise</w:t>
      </w:r>
    </w:p>
  </w:comment>
  <w:comment w:id="67" w:author="Kate" w:date="2015-02-22T20:14:00Z" w:initials="K">
    <w:p w:rsidR="00A64AA2" w:rsidRDefault="00A64AA2">
      <w:pPr>
        <w:pStyle w:val="CommentText"/>
      </w:pPr>
      <w:r>
        <w:rPr>
          <w:rStyle w:val="CommentReference"/>
        </w:rPr>
        <w:annotationRef/>
      </w:r>
      <w:r>
        <w:t>Fragment.</w:t>
      </w:r>
    </w:p>
  </w:comment>
  <w:comment w:id="68" w:author="Kate" w:date="2015-02-22T20:14:00Z" w:initials="K">
    <w:p w:rsidR="00A64AA2" w:rsidRDefault="00A64AA2">
      <w:pPr>
        <w:pStyle w:val="CommentText"/>
      </w:pPr>
      <w:r>
        <w:rPr>
          <w:rStyle w:val="CommentReference"/>
        </w:rPr>
        <w:annotationRef/>
      </w:r>
      <w:r>
        <w:t>This seems a platitude. I’d get rid of it.</w:t>
      </w:r>
    </w:p>
  </w:comment>
  <w:comment w:id="69" w:author="Kate" w:date="2015-02-22T20:14:00Z" w:initials="K">
    <w:p w:rsidR="00A64AA2" w:rsidRDefault="00A64AA2">
      <w:pPr>
        <w:pStyle w:val="CommentText"/>
      </w:pPr>
      <w:r>
        <w:rPr>
          <w:rStyle w:val="CommentReference"/>
        </w:rPr>
        <w:annotationRef/>
      </w:r>
      <w:r>
        <w:t xml:space="preserve">The idea of an ‘improved standard of living’ is one you haven’t really explored. What does ‘improved standard of living’ mean? </w:t>
      </w:r>
    </w:p>
  </w:comment>
  <w:comment w:id="70" w:author="Kate" w:date="2015-02-22T20:14:00Z" w:initials="K">
    <w:p w:rsidR="00A64AA2" w:rsidRDefault="00A64AA2">
      <w:pPr>
        <w:pStyle w:val="CommentText"/>
      </w:pPr>
      <w:r>
        <w:rPr>
          <w:rStyle w:val="CommentReference"/>
        </w:rPr>
        <w:annotationRef/>
      </w:r>
      <w:r>
        <w:t>In what way is technology hindering the standard of living by pushing people off of land and making familial farming impossible?</w:t>
      </w:r>
    </w:p>
    <w:p w:rsidR="00A64AA2" w:rsidRDefault="00A64AA2">
      <w:pPr>
        <w:pStyle w:val="CommentText"/>
      </w:pPr>
    </w:p>
  </w:comment>
  <w:comment w:id="81" w:author="Kate" w:date="2015-02-22T20:14:00Z" w:initials="K">
    <w:p w:rsidR="00A64AA2" w:rsidRDefault="00A64AA2">
      <w:pPr>
        <w:pStyle w:val="CommentText"/>
      </w:pPr>
      <w:r>
        <w:rPr>
          <w:rStyle w:val="CommentReference"/>
        </w:rPr>
        <w:annotationRef/>
      </w:r>
      <w:r>
        <w:t>Fragment.</w:t>
      </w:r>
    </w:p>
  </w:comment>
  <w:comment w:id="82" w:author="Kate" w:date="2015-02-22T20:14:00Z" w:initials="K">
    <w:p w:rsidR="00A64AA2" w:rsidRDefault="00A64AA2">
      <w:pPr>
        <w:pStyle w:val="CommentText"/>
      </w:pPr>
      <w:r>
        <w:rPr>
          <w:rStyle w:val="CommentReference"/>
        </w:rPr>
        <w:annotationRef/>
      </w:r>
      <w:r>
        <w:t>Is this true?</w:t>
      </w:r>
    </w:p>
  </w:comment>
  <w:comment w:id="84" w:author="Kate" w:date="2015-02-22T20:14:00Z" w:initials="K">
    <w:p w:rsidR="00A64AA2" w:rsidRDefault="00A64AA2">
      <w:pPr>
        <w:pStyle w:val="CommentText"/>
      </w:pPr>
      <w:r>
        <w:rPr>
          <w:rStyle w:val="CommentReference"/>
        </w:rPr>
        <w:annotationRef/>
      </w:r>
      <w:r>
        <w:t>Is this relevant?</w:t>
      </w:r>
    </w:p>
  </w:comment>
  <w:comment w:id="85" w:author="Kate" w:date="2015-02-22T20:14:00Z" w:initials="K">
    <w:p w:rsidR="00A64AA2" w:rsidRDefault="00A64AA2">
      <w:pPr>
        <w:pStyle w:val="CommentText"/>
      </w:pPr>
      <w:r>
        <w:rPr>
          <w:rStyle w:val="CommentReference"/>
        </w:rPr>
        <w:annotationRef/>
      </w:r>
      <w:r>
        <w:t>There’s no transition between the previous paragraph and this one. Also, how does this fit into a paper on tailors?</w:t>
      </w:r>
    </w:p>
  </w:comment>
  <w:comment w:id="86" w:author="Kate" w:date="2015-02-22T20:14:00Z" w:initials="K">
    <w:p w:rsidR="00A64AA2" w:rsidRDefault="00A64AA2">
      <w:pPr>
        <w:pStyle w:val="CommentText"/>
      </w:pPr>
      <w:r>
        <w:rPr>
          <w:rStyle w:val="CommentReference"/>
        </w:rPr>
        <w:annotationRef/>
      </w:r>
      <w:r>
        <w:t>Sentence construction (s/c)</w:t>
      </w:r>
    </w:p>
  </w:comment>
  <w:comment w:id="87" w:author="Kate" w:date="2015-02-22T20:14:00Z" w:initials="K">
    <w:p w:rsidR="00A64AA2" w:rsidRDefault="00A64AA2">
      <w:pPr>
        <w:pStyle w:val="CommentText"/>
      </w:pPr>
      <w:r>
        <w:rPr>
          <w:rStyle w:val="CommentReference"/>
        </w:rPr>
        <w:annotationRef/>
      </w:r>
      <w:r>
        <w:t>I’m curious: do you need to say this?</w:t>
      </w:r>
    </w:p>
  </w:comment>
  <w:comment w:id="89" w:author="Kate" w:date="2015-02-22T20:14:00Z" w:initials="K">
    <w:p w:rsidR="00A64AA2" w:rsidRDefault="00A64AA2">
      <w:pPr>
        <w:pStyle w:val="CommentText"/>
      </w:pPr>
      <w:r>
        <w:rPr>
          <w:rStyle w:val="CommentReference"/>
        </w:rPr>
        <w:annotationRef/>
      </w:r>
      <w:r>
        <w:t>I liked your previous version where you explained this in detail.</w:t>
      </w:r>
    </w:p>
  </w:comment>
  <w:comment w:id="99" w:author="Kate" w:date="2015-02-22T20:14:00Z" w:initials="K">
    <w:p w:rsidR="00A64AA2" w:rsidRDefault="00A64AA2">
      <w:pPr>
        <w:pStyle w:val="CommentText"/>
      </w:pPr>
      <w:r>
        <w:rPr>
          <w:rStyle w:val="CommentReference"/>
        </w:rPr>
        <w:annotationRef/>
      </w:r>
      <w:r>
        <w:t xml:space="preserve">I think you need more data about the middle class. Who are they? What do they want? Look for this at the UN and the World Bank. </w:t>
      </w:r>
    </w:p>
  </w:comment>
  <w:comment w:id="101" w:author="Kate" w:date="2015-02-22T20:14:00Z" w:initials="K">
    <w:p w:rsidR="005A1FDE" w:rsidRDefault="005A1FDE">
      <w:pPr>
        <w:pStyle w:val="CommentText"/>
      </w:pPr>
      <w:r>
        <w:rPr>
          <w:rStyle w:val="CommentReference"/>
        </w:rPr>
        <w:annotationRef/>
      </w:r>
      <w:r>
        <w:t>Wouldn’t this be more persuasive if it were solely concerned with Nigeria?</w:t>
      </w:r>
    </w:p>
  </w:comment>
  <w:comment w:id="107" w:author="Kate" w:date="2015-02-22T20:14:00Z" w:initials="K">
    <w:p w:rsidR="005A1FDE" w:rsidRDefault="005A1FDE">
      <w:pPr>
        <w:pStyle w:val="CommentText"/>
      </w:pPr>
      <w:r>
        <w:rPr>
          <w:rStyle w:val="CommentReference"/>
        </w:rPr>
        <w:annotationRef/>
      </w:r>
      <w:r>
        <w:t>Why is this so bad?</w:t>
      </w:r>
    </w:p>
  </w:comment>
  <w:comment w:id="108" w:author="Kate" w:date="2015-02-22T20:14:00Z" w:initials="K">
    <w:p w:rsidR="005A1FDE" w:rsidRDefault="005A1FDE">
      <w:pPr>
        <w:pStyle w:val="CommentText"/>
      </w:pPr>
      <w:r>
        <w:rPr>
          <w:rStyle w:val="CommentReference"/>
        </w:rPr>
        <w:annotationRef/>
      </w:r>
      <w:r>
        <w:t>Yes! Yes! This is really interesting! Say more!</w:t>
      </w:r>
    </w:p>
  </w:comment>
  <w:comment w:id="113" w:author="Kate" w:date="2015-02-22T20:14:00Z" w:initials="K">
    <w:p w:rsidR="005A1FDE" w:rsidRDefault="005A1FDE">
      <w:pPr>
        <w:pStyle w:val="CommentText"/>
      </w:pPr>
      <w:r>
        <w:rPr>
          <w:rStyle w:val="CommentReference"/>
        </w:rPr>
        <w:annotationRef/>
      </w:r>
      <w:r>
        <w:t>Explain more.</w:t>
      </w:r>
    </w:p>
  </w:comment>
  <w:comment w:id="121" w:author="Kate" w:date="2015-02-22T20:14:00Z" w:initials="K">
    <w:p w:rsidR="005A1FDE" w:rsidRDefault="005A1FDE">
      <w:pPr>
        <w:pStyle w:val="CommentText"/>
      </w:pPr>
      <w:r>
        <w:rPr>
          <w:rStyle w:val="CommentReference"/>
        </w:rPr>
        <w:annotationRef/>
      </w:r>
      <w:proofErr w:type="gramStart"/>
      <w:r>
        <w:t>s/c</w:t>
      </w:r>
      <w:proofErr w:type="gramEnd"/>
    </w:p>
  </w:comment>
  <w:comment w:id="122" w:author="Kate" w:date="2015-02-22T20:14:00Z" w:initials="K">
    <w:p w:rsidR="005A1FDE" w:rsidRDefault="005A1FDE">
      <w:pPr>
        <w:pStyle w:val="CommentText"/>
      </w:pPr>
      <w:r>
        <w:rPr>
          <w:rStyle w:val="CommentReference"/>
        </w:rPr>
        <w:annotationRef/>
      </w:r>
      <w:r>
        <w:t xml:space="preserve">There are sentence structure issues here. But, more to the point, this is an extremely relevant point. How can it be more about contemporary Nigeria? </w:t>
      </w:r>
    </w:p>
  </w:comment>
  <w:comment w:id="123" w:author="Kate" w:date="2015-02-22T20:14:00Z" w:initials="K">
    <w:p w:rsidR="005A1FDE" w:rsidRDefault="005A1FDE">
      <w:pPr>
        <w:pStyle w:val="CommentText"/>
      </w:pPr>
      <w:r>
        <w:rPr>
          <w:rStyle w:val="CommentReference"/>
        </w:rPr>
        <w:annotationRef/>
      </w:r>
      <w:r>
        <w:t>This should probably appear earlier.</w:t>
      </w:r>
    </w:p>
  </w:comment>
  <w:comment w:id="124" w:author="Kate" w:date="2015-02-22T20:14:00Z" w:initials="K">
    <w:p w:rsidR="005A1FDE" w:rsidRDefault="005A1FDE">
      <w:pPr>
        <w:pStyle w:val="CommentText"/>
      </w:pPr>
      <w:r>
        <w:rPr>
          <w:rStyle w:val="CommentReference"/>
        </w:rPr>
        <w:annotationRef/>
      </w:r>
      <w:r>
        <w:t>As I wrote above, I think this is really important and, therefore, should be moved up.</w:t>
      </w:r>
    </w:p>
  </w:comment>
  <w:comment w:id="125" w:author="Kate" w:date="2015-02-22T20:14:00Z" w:initials="K">
    <w:p w:rsidR="005A1FDE" w:rsidRPr="005A1FDE" w:rsidRDefault="005A1FDE">
      <w:pPr>
        <w:pStyle w:val="CommentText"/>
      </w:pPr>
      <w:r>
        <w:rPr>
          <w:rStyle w:val="CommentReference"/>
        </w:rPr>
        <w:annotationRef/>
      </w:r>
      <w:r>
        <w:t xml:space="preserve">This is really interesting. It’s interesting because you’ve tapped into and explained a trend. This is good ethnographic work. It’s the fact that there is this need that will enable you to sell </w:t>
      </w:r>
      <w:r>
        <w:rPr>
          <w:i/>
        </w:rPr>
        <w:t>Suave</w:t>
      </w:r>
      <w:r>
        <w:t>. Can you get more qualitative data. Can you poll – the drivers of this appear to be women – women to see what their needs are? This is where you’ll discover your market niche and be able to articulate it to investors.</w:t>
      </w:r>
    </w:p>
  </w:comment>
  <w:comment w:id="132" w:author="Kate" w:date="2015-02-22T20:14:00Z" w:initials="K">
    <w:p w:rsidR="005A1FDE" w:rsidRDefault="005A1FDE">
      <w:pPr>
        <w:pStyle w:val="CommentText"/>
      </w:pPr>
      <w:r>
        <w:rPr>
          <w:rStyle w:val="CommentReference"/>
        </w:rPr>
        <w:annotationRef/>
      </w:r>
      <w:r>
        <w:t>What does this mean?</w:t>
      </w:r>
    </w:p>
  </w:comment>
  <w:comment w:id="137" w:author="Kate" w:date="2015-02-22T20:14:00Z" w:initials="K">
    <w:p w:rsidR="00D9075F" w:rsidRDefault="00D9075F">
      <w:pPr>
        <w:pStyle w:val="CommentText"/>
      </w:pPr>
      <w:r>
        <w:rPr>
          <w:rStyle w:val="CommentReference"/>
        </w:rPr>
        <w:annotationRef/>
      </w:r>
      <w:r>
        <w:t>Exactly!</w:t>
      </w:r>
    </w:p>
  </w:comment>
  <w:comment w:id="138" w:author="Kate" w:date="2015-02-22T20:14:00Z" w:initials="K">
    <w:p w:rsidR="00D9075F" w:rsidRDefault="00D9075F">
      <w:pPr>
        <w:pStyle w:val="CommentText"/>
      </w:pPr>
      <w:r>
        <w:rPr>
          <w:rStyle w:val="CommentReference"/>
        </w:rPr>
        <w:annotationRef/>
      </w:r>
      <w:r>
        <w:t xml:space="preserve">Really? I have a different understanding of mobile </w:t>
      </w:r>
      <w:proofErr w:type="spellStart"/>
      <w:r>
        <w:t>comms</w:t>
      </w:r>
      <w:proofErr w:type="spellEnd"/>
      <w:r>
        <w:t xml:space="preserve"> in </w:t>
      </w:r>
      <w:proofErr w:type="spellStart"/>
      <w:r>
        <w:t>NIgiera</w:t>
      </w:r>
      <w:proofErr w:type="spellEnd"/>
      <w:r>
        <w:t>. Can you explain this more? What do you mean by late?</w:t>
      </w:r>
    </w:p>
  </w:comment>
  <w:comment w:id="139" w:author="Kate" w:date="2015-02-22T20:14:00Z" w:initials="K">
    <w:p w:rsidR="00D9075F" w:rsidRDefault="00D9075F">
      <w:pPr>
        <w:pStyle w:val="CommentText"/>
      </w:pPr>
      <w:r>
        <w:rPr>
          <w:rStyle w:val="CommentReference"/>
        </w:rPr>
        <w:annotationRef/>
      </w:r>
      <w:r>
        <w:t>Yes! This is your intervention?</w:t>
      </w:r>
    </w:p>
  </w:comment>
  <w:comment w:id="140" w:author="Kate" w:date="2015-02-22T20:14:00Z" w:initials="K">
    <w:p w:rsidR="00D9075F" w:rsidRDefault="00D9075F">
      <w:pPr>
        <w:pStyle w:val="CommentText"/>
      </w:pPr>
      <w:r>
        <w:rPr>
          <w:rStyle w:val="CommentReference"/>
        </w:rPr>
        <w:annotationRef/>
      </w:r>
      <w:r>
        <w:t>What does this mean?</w:t>
      </w:r>
    </w:p>
  </w:comment>
  <w:comment w:id="141" w:author="Kate" w:date="2015-02-22T20:14:00Z" w:initials="K">
    <w:p w:rsidR="00D9075F" w:rsidRDefault="00D9075F">
      <w:pPr>
        <w:pStyle w:val="CommentText"/>
      </w:pPr>
      <w:r>
        <w:rPr>
          <w:rStyle w:val="CommentReference"/>
        </w:rPr>
        <w:annotationRef/>
      </w:r>
      <w:r>
        <w:t>Explain more.</w:t>
      </w:r>
    </w:p>
  </w:comment>
  <w:comment w:id="144" w:author="Kate" w:date="2015-02-22T20:14:00Z" w:initials="K">
    <w:p w:rsidR="00D9075F" w:rsidRPr="00D9075F" w:rsidRDefault="00D9075F">
      <w:pPr>
        <w:pStyle w:val="CommentText"/>
      </w:pPr>
      <w:r>
        <w:rPr>
          <w:rStyle w:val="CommentReference"/>
        </w:rPr>
        <w:annotationRef/>
      </w:r>
      <w:r>
        <w:t xml:space="preserve">Is there a more general way of saying this. I only ask because I think it might be useful to think of </w:t>
      </w:r>
      <w:r>
        <w:rPr>
          <w:i/>
        </w:rPr>
        <w:t>Suave</w:t>
      </w:r>
      <w:r>
        <w:t xml:space="preserve"> alongside other student initiatives. How do these as a group respond to a particular problem/issue.</w:t>
      </w:r>
    </w:p>
  </w:comment>
  <w:comment w:id="145" w:author="Kate" w:date="2015-02-22T20:14:00Z" w:initials="K">
    <w:p w:rsidR="00D9075F" w:rsidRDefault="00D9075F">
      <w:pPr>
        <w:pStyle w:val="CommentText"/>
      </w:pPr>
      <w:r>
        <w:rPr>
          <w:rStyle w:val="CommentReference"/>
        </w:rPr>
        <w:annotationRef/>
      </w:r>
      <w:proofErr w:type="gramStart"/>
      <w:r>
        <w:t>s/c</w:t>
      </w:r>
      <w:proofErr w:type="gramEnd"/>
    </w:p>
  </w:comment>
  <w:comment w:id="152" w:author="Kate" w:date="2015-02-22T20:29:00Z" w:initials="K">
    <w:p w:rsidR="00A27552" w:rsidRPr="00A27552" w:rsidRDefault="00A27552">
      <w:pPr>
        <w:pStyle w:val="CommentText"/>
      </w:pPr>
      <w:r>
        <w:rPr>
          <w:rStyle w:val="CommentReference"/>
        </w:rPr>
        <w:annotationRef/>
      </w:r>
      <w:r>
        <w:t xml:space="preserve">But how does </w:t>
      </w:r>
      <w:r>
        <w:rPr>
          <w:i/>
        </w:rPr>
        <w:t>Suave</w:t>
      </w:r>
      <w:r>
        <w:t xml:space="preserve"> fit into software development? </w:t>
      </w:r>
      <w:r>
        <w:t xml:space="preserve">This might be the biggest question for the </w:t>
      </w:r>
      <w:r>
        <w:t>paper.</w:t>
      </w:r>
      <w:bookmarkStart w:id="153" w:name="_GoBack"/>
      <w:bookmarkEnd w:id="153"/>
    </w:p>
  </w:comment>
  <w:comment w:id="154" w:author="Kate" w:date="2015-02-22T20:14:00Z" w:initials="K">
    <w:p w:rsidR="00D9075F" w:rsidRDefault="00D9075F">
      <w:pPr>
        <w:pStyle w:val="CommentText"/>
      </w:pPr>
      <w:r>
        <w:rPr>
          <w:rStyle w:val="CommentReference"/>
        </w:rPr>
        <w:annotationRef/>
      </w:r>
      <w:r>
        <w:t xml:space="preserve">You could rewrite this with more qualitative information. </w:t>
      </w:r>
    </w:p>
  </w:comment>
  <w:comment w:id="155" w:author="Kate" w:date="2015-02-22T20:14:00Z" w:initials="K">
    <w:p w:rsidR="00D9075F" w:rsidRDefault="00D9075F">
      <w:pPr>
        <w:pStyle w:val="CommentText"/>
      </w:pPr>
      <w:r>
        <w:rPr>
          <w:rStyle w:val="CommentReference"/>
        </w:rPr>
        <w:annotationRef/>
      </w:r>
      <w:r>
        <w:t>This needs to appear closer to the beginning of your argument and to be fleshed out more e.g., Mrs. G ordered a dress for a wedding and ….</w:t>
      </w:r>
    </w:p>
  </w:comment>
  <w:comment w:id="156" w:author="Kate" w:date="2015-02-22T20:14:00Z" w:initials="K">
    <w:p w:rsidR="00D9075F" w:rsidRDefault="00D9075F">
      <w:pPr>
        <w:pStyle w:val="CommentText"/>
      </w:pPr>
      <w:r>
        <w:rPr>
          <w:rStyle w:val="CommentReference"/>
        </w:rPr>
        <w:annotationRef/>
      </w:r>
      <w:r>
        <w:t>Explain.</w:t>
      </w:r>
    </w:p>
  </w:comment>
  <w:comment w:id="157" w:author="Kate" w:date="2015-02-22T20:14:00Z" w:initials="K">
    <w:p w:rsidR="00E627A3" w:rsidRDefault="00E627A3">
      <w:pPr>
        <w:pStyle w:val="CommentText"/>
      </w:pPr>
      <w:r>
        <w:rPr>
          <w:rStyle w:val="CommentReference"/>
        </w:rPr>
        <w:annotationRef/>
      </w:r>
      <w:r>
        <w:t>See Purdue Writing OWL for the proper format of work cited entries.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744B" w:rsidRDefault="00C1744B" w:rsidP="001C4120">
      <w:pPr>
        <w:spacing w:after="0" w:line="240" w:lineRule="auto"/>
      </w:pPr>
      <w:r>
        <w:separator/>
      </w:r>
    </w:p>
  </w:endnote>
  <w:endnote w:type="continuationSeparator" w:id="0">
    <w:p w:rsidR="00C1744B" w:rsidRDefault="00C1744B" w:rsidP="001C4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00002FF" w:usb1="4000A47B" w:usb2="00000001" w:usb3="00000000" w:csb0="0000019F" w:csb1="00000000"/>
  </w:font>
  <w:font w:name="Arabic Typesetting">
    <w:panose1 w:val="03020402040406030203"/>
    <w:charset w:val="00"/>
    <w:family w:val="script"/>
    <w:pitch w:val="variable"/>
    <w:sig w:usb0="A000206F" w:usb1="C0000000" w:usb2="00000008" w:usb3="00000000" w:csb0="000000D3" w:csb1="00000000"/>
  </w:font>
  <w:font w:name="Euphemia">
    <w:panose1 w:val="020B0503040102020104"/>
    <w:charset w:val="00"/>
    <w:family w:val="swiss"/>
    <w:pitch w:val="variable"/>
    <w:sig w:usb0="8000006F" w:usb1="0000004A" w:usb2="00002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744B" w:rsidRDefault="00C1744B" w:rsidP="001C4120">
      <w:pPr>
        <w:spacing w:after="0" w:line="240" w:lineRule="auto"/>
      </w:pPr>
      <w:r>
        <w:separator/>
      </w:r>
    </w:p>
  </w:footnote>
  <w:footnote w:type="continuationSeparator" w:id="0">
    <w:p w:rsidR="00C1744B" w:rsidRDefault="00C1744B" w:rsidP="001C4120">
      <w:pPr>
        <w:spacing w:after="0" w:line="240" w:lineRule="auto"/>
      </w:pPr>
      <w:r>
        <w:continuationSeparator/>
      </w:r>
    </w:p>
  </w:footnote>
  <w:footnote w:id="1">
    <w:p w:rsidR="001C4120" w:rsidRPr="006A1768" w:rsidRDefault="001C4120" w:rsidP="001C4120">
      <w:pPr>
        <w:pStyle w:val="FootnoteText"/>
        <w:rPr>
          <w:rFonts w:ascii="Segoe UI Light" w:hAnsi="Segoe UI Light"/>
        </w:rPr>
      </w:pPr>
      <w:r w:rsidRPr="006A1768">
        <w:rPr>
          <w:rStyle w:val="FootnoteReference"/>
          <w:rFonts w:ascii="Segoe UI Light" w:hAnsi="Segoe UI Light"/>
        </w:rPr>
        <w:footnoteRef/>
      </w:r>
      <w:r w:rsidRPr="006A1768">
        <w:rPr>
          <w:rFonts w:ascii="Segoe UI Light" w:hAnsi="Segoe UI Light"/>
        </w:rPr>
        <w:t>Nigeria has highest mobile phone penetration in Africa; you will hardly find anyone without one. Beggars on the street do have a mobile phone.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C1CEA"/>
    <w:multiLevelType w:val="hybridMultilevel"/>
    <w:tmpl w:val="5412CB9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BA32D64"/>
    <w:multiLevelType w:val="hybridMultilevel"/>
    <w:tmpl w:val="08146B2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A141D74"/>
    <w:multiLevelType w:val="hybridMultilevel"/>
    <w:tmpl w:val="DEB0C0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05D385D"/>
    <w:multiLevelType w:val="hybridMultilevel"/>
    <w:tmpl w:val="EA1E20D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154318D"/>
    <w:multiLevelType w:val="hybridMultilevel"/>
    <w:tmpl w:val="6D4435D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B377115"/>
    <w:multiLevelType w:val="hybridMultilevel"/>
    <w:tmpl w:val="6DF6E294"/>
    <w:lvl w:ilvl="0" w:tplc="A19414D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4120"/>
    <w:rsid w:val="00141CB8"/>
    <w:rsid w:val="001C4120"/>
    <w:rsid w:val="002A7413"/>
    <w:rsid w:val="00400A97"/>
    <w:rsid w:val="005A1FDE"/>
    <w:rsid w:val="00A11087"/>
    <w:rsid w:val="00A27552"/>
    <w:rsid w:val="00A64AA2"/>
    <w:rsid w:val="00C1744B"/>
    <w:rsid w:val="00C712A5"/>
    <w:rsid w:val="00D9075F"/>
    <w:rsid w:val="00E627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4120"/>
    <w:rPr>
      <w:color w:val="0000FF"/>
      <w:u w:val="single"/>
    </w:rPr>
  </w:style>
  <w:style w:type="paragraph" w:styleId="ListParagraph">
    <w:name w:val="List Paragraph"/>
    <w:basedOn w:val="Normal"/>
    <w:uiPriority w:val="34"/>
    <w:qFormat/>
    <w:rsid w:val="001C4120"/>
    <w:pPr>
      <w:ind w:left="720"/>
      <w:contextualSpacing/>
    </w:pPr>
    <w:rPr>
      <w:rFonts w:eastAsiaTheme="minorHAnsi"/>
    </w:rPr>
  </w:style>
  <w:style w:type="table" w:styleId="TableGrid">
    <w:name w:val="Table Grid"/>
    <w:basedOn w:val="TableNormal"/>
    <w:uiPriority w:val="59"/>
    <w:rsid w:val="001C4120"/>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1C41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C4120"/>
  </w:style>
  <w:style w:type="paragraph" w:styleId="FootnoteText">
    <w:name w:val="footnote text"/>
    <w:basedOn w:val="Normal"/>
    <w:link w:val="FootnoteTextChar"/>
    <w:uiPriority w:val="99"/>
    <w:semiHidden/>
    <w:unhideWhenUsed/>
    <w:rsid w:val="001C4120"/>
    <w:pPr>
      <w:spacing w:after="0" w:line="240" w:lineRule="auto"/>
    </w:pPr>
    <w:rPr>
      <w:rFonts w:eastAsiaTheme="minorHAnsi"/>
      <w:sz w:val="20"/>
      <w:szCs w:val="20"/>
    </w:rPr>
  </w:style>
  <w:style w:type="character" w:customStyle="1" w:styleId="FootnoteTextChar">
    <w:name w:val="Footnote Text Char"/>
    <w:basedOn w:val="DefaultParagraphFont"/>
    <w:link w:val="FootnoteText"/>
    <w:uiPriority w:val="99"/>
    <w:semiHidden/>
    <w:rsid w:val="001C4120"/>
    <w:rPr>
      <w:rFonts w:eastAsiaTheme="minorHAnsi"/>
      <w:sz w:val="20"/>
      <w:szCs w:val="20"/>
      <w:lang w:eastAsia="en-US"/>
    </w:rPr>
  </w:style>
  <w:style w:type="character" w:styleId="FootnoteReference">
    <w:name w:val="footnote reference"/>
    <w:basedOn w:val="DefaultParagraphFont"/>
    <w:uiPriority w:val="99"/>
    <w:semiHidden/>
    <w:unhideWhenUsed/>
    <w:rsid w:val="001C4120"/>
    <w:rPr>
      <w:vertAlign w:val="superscript"/>
    </w:rPr>
  </w:style>
  <w:style w:type="paragraph" w:styleId="BalloonText">
    <w:name w:val="Balloon Text"/>
    <w:basedOn w:val="Normal"/>
    <w:link w:val="BalloonTextChar"/>
    <w:uiPriority w:val="99"/>
    <w:semiHidden/>
    <w:unhideWhenUsed/>
    <w:rsid w:val="001C41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4120"/>
    <w:rPr>
      <w:rFonts w:ascii="Tahoma" w:hAnsi="Tahoma" w:cs="Tahoma"/>
      <w:sz w:val="16"/>
      <w:szCs w:val="16"/>
    </w:rPr>
  </w:style>
  <w:style w:type="character" w:styleId="CommentReference">
    <w:name w:val="annotation reference"/>
    <w:basedOn w:val="DefaultParagraphFont"/>
    <w:uiPriority w:val="99"/>
    <w:semiHidden/>
    <w:unhideWhenUsed/>
    <w:rsid w:val="00C712A5"/>
    <w:rPr>
      <w:sz w:val="16"/>
      <w:szCs w:val="16"/>
    </w:rPr>
  </w:style>
  <w:style w:type="paragraph" w:styleId="CommentText">
    <w:name w:val="annotation text"/>
    <w:basedOn w:val="Normal"/>
    <w:link w:val="CommentTextChar"/>
    <w:uiPriority w:val="99"/>
    <w:semiHidden/>
    <w:unhideWhenUsed/>
    <w:rsid w:val="00C712A5"/>
    <w:pPr>
      <w:spacing w:line="240" w:lineRule="auto"/>
    </w:pPr>
    <w:rPr>
      <w:sz w:val="20"/>
      <w:szCs w:val="20"/>
    </w:rPr>
  </w:style>
  <w:style w:type="character" w:customStyle="1" w:styleId="CommentTextChar">
    <w:name w:val="Comment Text Char"/>
    <w:basedOn w:val="DefaultParagraphFont"/>
    <w:link w:val="CommentText"/>
    <w:uiPriority w:val="99"/>
    <w:semiHidden/>
    <w:rsid w:val="00C712A5"/>
    <w:rPr>
      <w:sz w:val="20"/>
      <w:szCs w:val="20"/>
    </w:rPr>
  </w:style>
  <w:style w:type="paragraph" w:styleId="CommentSubject">
    <w:name w:val="annotation subject"/>
    <w:basedOn w:val="CommentText"/>
    <w:next w:val="CommentText"/>
    <w:link w:val="CommentSubjectChar"/>
    <w:uiPriority w:val="99"/>
    <w:semiHidden/>
    <w:unhideWhenUsed/>
    <w:rsid w:val="00C712A5"/>
    <w:rPr>
      <w:b/>
      <w:bCs/>
    </w:rPr>
  </w:style>
  <w:style w:type="character" w:customStyle="1" w:styleId="CommentSubjectChar">
    <w:name w:val="Comment Subject Char"/>
    <w:basedOn w:val="CommentTextChar"/>
    <w:link w:val="CommentSubject"/>
    <w:uiPriority w:val="99"/>
    <w:semiHidden/>
    <w:rsid w:val="00C712A5"/>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4120"/>
    <w:rPr>
      <w:color w:val="0000FF"/>
      <w:u w:val="single"/>
    </w:rPr>
  </w:style>
  <w:style w:type="paragraph" w:styleId="ListParagraph">
    <w:name w:val="List Paragraph"/>
    <w:basedOn w:val="Normal"/>
    <w:uiPriority w:val="34"/>
    <w:qFormat/>
    <w:rsid w:val="001C4120"/>
    <w:pPr>
      <w:ind w:left="720"/>
      <w:contextualSpacing/>
    </w:pPr>
    <w:rPr>
      <w:rFonts w:eastAsiaTheme="minorHAnsi"/>
    </w:rPr>
  </w:style>
  <w:style w:type="table" w:styleId="TableGrid">
    <w:name w:val="Table Grid"/>
    <w:basedOn w:val="TableNormal"/>
    <w:uiPriority w:val="59"/>
    <w:rsid w:val="001C4120"/>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1C41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C4120"/>
  </w:style>
  <w:style w:type="paragraph" w:styleId="FootnoteText">
    <w:name w:val="footnote text"/>
    <w:basedOn w:val="Normal"/>
    <w:link w:val="FootnoteTextChar"/>
    <w:uiPriority w:val="99"/>
    <w:semiHidden/>
    <w:unhideWhenUsed/>
    <w:rsid w:val="001C4120"/>
    <w:pPr>
      <w:spacing w:after="0" w:line="240" w:lineRule="auto"/>
    </w:pPr>
    <w:rPr>
      <w:rFonts w:eastAsiaTheme="minorHAnsi"/>
      <w:sz w:val="20"/>
      <w:szCs w:val="20"/>
    </w:rPr>
  </w:style>
  <w:style w:type="character" w:customStyle="1" w:styleId="FootnoteTextChar">
    <w:name w:val="Footnote Text Char"/>
    <w:basedOn w:val="DefaultParagraphFont"/>
    <w:link w:val="FootnoteText"/>
    <w:uiPriority w:val="99"/>
    <w:semiHidden/>
    <w:rsid w:val="001C4120"/>
    <w:rPr>
      <w:rFonts w:eastAsiaTheme="minorHAnsi"/>
      <w:sz w:val="20"/>
      <w:szCs w:val="20"/>
      <w:lang w:eastAsia="en-US"/>
    </w:rPr>
  </w:style>
  <w:style w:type="character" w:styleId="FootnoteReference">
    <w:name w:val="footnote reference"/>
    <w:basedOn w:val="DefaultParagraphFont"/>
    <w:uiPriority w:val="99"/>
    <w:semiHidden/>
    <w:unhideWhenUsed/>
    <w:rsid w:val="001C4120"/>
    <w:rPr>
      <w:vertAlign w:val="superscript"/>
    </w:rPr>
  </w:style>
  <w:style w:type="paragraph" w:styleId="BalloonText">
    <w:name w:val="Balloon Text"/>
    <w:basedOn w:val="Normal"/>
    <w:link w:val="BalloonTextChar"/>
    <w:uiPriority w:val="99"/>
    <w:semiHidden/>
    <w:unhideWhenUsed/>
    <w:rsid w:val="001C41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4120"/>
    <w:rPr>
      <w:rFonts w:ascii="Tahoma" w:hAnsi="Tahoma" w:cs="Tahoma"/>
      <w:sz w:val="16"/>
      <w:szCs w:val="16"/>
    </w:rPr>
  </w:style>
  <w:style w:type="character" w:styleId="CommentReference">
    <w:name w:val="annotation reference"/>
    <w:basedOn w:val="DefaultParagraphFont"/>
    <w:uiPriority w:val="99"/>
    <w:semiHidden/>
    <w:unhideWhenUsed/>
    <w:rsid w:val="00C712A5"/>
    <w:rPr>
      <w:sz w:val="16"/>
      <w:szCs w:val="16"/>
    </w:rPr>
  </w:style>
  <w:style w:type="paragraph" w:styleId="CommentText">
    <w:name w:val="annotation text"/>
    <w:basedOn w:val="Normal"/>
    <w:link w:val="CommentTextChar"/>
    <w:uiPriority w:val="99"/>
    <w:semiHidden/>
    <w:unhideWhenUsed/>
    <w:rsid w:val="00C712A5"/>
    <w:pPr>
      <w:spacing w:line="240" w:lineRule="auto"/>
    </w:pPr>
    <w:rPr>
      <w:sz w:val="20"/>
      <w:szCs w:val="20"/>
    </w:rPr>
  </w:style>
  <w:style w:type="character" w:customStyle="1" w:styleId="CommentTextChar">
    <w:name w:val="Comment Text Char"/>
    <w:basedOn w:val="DefaultParagraphFont"/>
    <w:link w:val="CommentText"/>
    <w:uiPriority w:val="99"/>
    <w:semiHidden/>
    <w:rsid w:val="00C712A5"/>
    <w:rPr>
      <w:sz w:val="20"/>
      <w:szCs w:val="20"/>
    </w:rPr>
  </w:style>
  <w:style w:type="paragraph" w:styleId="CommentSubject">
    <w:name w:val="annotation subject"/>
    <w:basedOn w:val="CommentText"/>
    <w:next w:val="CommentText"/>
    <w:link w:val="CommentSubjectChar"/>
    <w:uiPriority w:val="99"/>
    <w:semiHidden/>
    <w:unhideWhenUsed/>
    <w:rsid w:val="00C712A5"/>
    <w:rPr>
      <w:b/>
      <w:bCs/>
    </w:rPr>
  </w:style>
  <w:style w:type="character" w:customStyle="1" w:styleId="CommentSubjectChar">
    <w:name w:val="Comment Subject Char"/>
    <w:basedOn w:val="CommentTextChar"/>
    <w:link w:val="CommentSubject"/>
    <w:uiPriority w:val="99"/>
    <w:semiHidden/>
    <w:rsid w:val="00C712A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nairaland.com/1955899/nigerian-tailors-disappointment-share-experiences" TargetMode="External"/><Relationship Id="rId18" Type="http://schemas.openxmlformats.org/officeDocument/2006/relationships/hyperlink" Target="http://www.slideshare.net/jobberman/nigeria-employee-salary-survey"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google.com/culturalinstitute/exhibit/african-ceremonies-passages/QQJgfgg2?hl=en&amp;position=54%2C30" TargetMode="External"/><Relationship Id="rId2" Type="http://schemas.openxmlformats.org/officeDocument/2006/relationships/styles" Target="styles.xml"/><Relationship Id="rId16" Type="http://schemas.openxmlformats.org/officeDocument/2006/relationships/hyperlink" Target="http://www.smallbusiness.co.uk/running-a-business/office-and-home-working/2453297/the-remote-entrepreneur-running-a-successful-business-from-the-middle-of-nowhere.t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www.nairaland.com/1927087/aba-made-shirts-best-tailors-nigeria" TargetMode="External"/><Relationship Id="rId10" Type="http://schemas.openxmlformats.org/officeDocument/2006/relationships/image" Target="media/image2.jpeg"/><Relationship Id="rId19" Type="http://schemas.openxmlformats.org/officeDocument/2006/relationships/hyperlink" Target="http://www.tonyelumelufoundation.org/teep/tony-elumelu-entrepreneurship-programme-gets-5000-applications-3-week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wealthresult.com/2014/05/how-nigeria-tailors-can-change-thei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3479</Words>
  <Characters>19833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23266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TOOCHUWKUO AVOAJA</dc:creator>
  <cp:lastModifiedBy>Kate</cp:lastModifiedBy>
  <cp:revision>2</cp:revision>
  <dcterms:created xsi:type="dcterms:W3CDTF">2015-02-23T02:32:00Z</dcterms:created>
  <dcterms:modified xsi:type="dcterms:W3CDTF">2015-02-23T02:32:00Z</dcterms:modified>
</cp:coreProperties>
</file>